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A93C" w14:textId="565BD6F6" w:rsidR="003B5DC2" w:rsidRDefault="1C325246" w:rsidP="5BDB33C6">
      <w:pPr>
        <w:pStyle w:val="Heading1"/>
        <w:spacing w:line="276" w:lineRule="auto"/>
      </w:pPr>
      <w:r w:rsidRPr="5BDB33C6">
        <w:rPr>
          <w:rFonts w:ascii="Tahoma" w:eastAsia="Tahoma" w:hAnsi="Tahoma" w:cs="Tahoma"/>
          <w:sz w:val="36"/>
          <w:szCs w:val="36"/>
        </w:rPr>
        <w:t xml:space="preserve">[Ny'ah Phu Dinh] </w:t>
      </w:r>
      <w:r w:rsidRPr="5BDB33C6">
        <w:rPr>
          <w:rFonts w:ascii="Tahoma" w:eastAsia="Tahoma" w:hAnsi="Tahoma" w:cs="Tahoma"/>
          <w:b/>
          <w:bCs/>
          <w:color w:val="E97132" w:themeColor="accent2"/>
          <w:sz w:val="36"/>
          <w:szCs w:val="36"/>
        </w:rPr>
        <w:t>Q&amp;A</w:t>
      </w:r>
      <w:r w:rsidRPr="5BDB33C6">
        <w:rPr>
          <w:rFonts w:ascii="Tahoma" w:eastAsia="Tahoma" w:hAnsi="Tahoma" w:cs="Tahoma"/>
          <w:sz w:val="36"/>
          <w:szCs w:val="36"/>
        </w:rPr>
        <w:t xml:space="preserve"> - Customer Journey Framework </w:t>
      </w:r>
    </w:p>
    <w:p w14:paraId="736BE7BE" w14:textId="640B348E" w:rsidR="003B5DC2" w:rsidRDefault="003B5DC2" w:rsidP="5BDB33C6">
      <w:pPr>
        <w:pBdr>
          <w:bottom w:val="single" w:sz="4" w:space="4" w:color="auto"/>
        </w:pBdr>
        <w:spacing w:before="0" w:after="160" w:line="276" w:lineRule="auto"/>
        <w:jc w:val="center"/>
      </w:pPr>
    </w:p>
    <w:p w14:paraId="56DBE338" w14:textId="00BCB99E" w:rsidR="003B5DC2" w:rsidRDefault="1C325246" w:rsidP="5BE6B386">
      <w:pPr>
        <w:pStyle w:val="Heading1"/>
        <w:rPr>
          <w:color w:val="C00000"/>
        </w:rPr>
      </w:pPr>
      <w:r w:rsidRPr="1CF03600">
        <w:rPr>
          <w:color w:val="C00000"/>
        </w:rPr>
        <w:t>Giai đoạn 1- tìm hiểu chung</w:t>
      </w:r>
    </w:p>
    <w:p w14:paraId="2CD350C9" w14:textId="79213AFB" w:rsidR="003B5DC2" w:rsidRDefault="3F257E94" w:rsidP="138DFACC">
      <w:pPr>
        <w:pStyle w:val="Heading2"/>
        <w:rPr>
          <w:rFonts w:ascii="Tahoma" w:eastAsia="Tahoma" w:hAnsi="Tahoma" w:cs="Tahoma"/>
          <w:b/>
          <w:bCs/>
        </w:rPr>
      </w:pPr>
      <w:r>
        <w:t xml:space="preserve">01 - </w:t>
      </w:r>
      <w:r w:rsidR="1C325246">
        <w:t>Cho mình xin thông tin</w:t>
      </w:r>
    </w:p>
    <w:p w14:paraId="7257989F" w14:textId="0C757B49" w:rsidR="003B5DC2" w:rsidRDefault="1C325246" w:rsidP="2B50C96A">
      <w:pPr>
        <w:spacing w:before="0" w:after="0" w:line="276" w:lineRule="auto"/>
        <w:rPr>
          <w:rFonts w:ascii="Tahoma" w:eastAsia="Tahoma" w:hAnsi="Tahoma" w:cs="Tahoma"/>
        </w:rPr>
      </w:pPr>
      <w:r w:rsidRPr="5BDB33C6">
        <w:rPr>
          <w:rFonts w:ascii="Tahoma" w:eastAsia="Tahoma" w:hAnsi="Tahoma" w:cs="Tahoma"/>
        </w:rPr>
        <w:t xml:space="preserve">Dạ, em xin gửi anh chị thông tin quy hoạch của Ny’ah Phú Định: </w:t>
      </w:r>
    </w:p>
    <w:p w14:paraId="60402900" w14:textId="46435CB0" w:rsidR="003B5DC2" w:rsidRDefault="1C325246" w:rsidP="5BDB33C6">
      <w:pPr>
        <w:pStyle w:val="ListParagraph"/>
        <w:numPr>
          <w:ilvl w:val="0"/>
          <w:numId w:val="15"/>
        </w:numPr>
        <w:spacing w:before="0" w:after="0" w:line="276" w:lineRule="auto"/>
        <w:ind w:left="1170"/>
        <w:rPr>
          <w:rFonts w:ascii="Tahoma" w:eastAsia="Tahoma" w:hAnsi="Tahoma" w:cs="Tahoma"/>
        </w:rPr>
      </w:pPr>
      <w:r w:rsidRPr="5BDB33C6">
        <w:rPr>
          <w:rFonts w:ascii="Tahoma" w:eastAsia="Tahoma" w:hAnsi="Tahoma" w:cs="Tahoma"/>
        </w:rPr>
        <w:t xml:space="preserve">Quy hoạch: khu nhà phố compound 50 căn, kiến trúc đồng bộ. </w:t>
      </w:r>
    </w:p>
    <w:p w14:paraId="4FDD775E" w14:textId="07FCF640" w:rsidR="003B5DC2" w:rsidRDefault="1C325246" w:rsidP="5BDB33C6">
      <w:pPr>
        <w:pStyle w:val="ListParagraph"/>
        <w:numPr>
          <w:ilvl w:val="0"/>
          <w:numId w:val="15"/>
        </w:numPr>
        <w:spacing w:before="0" w:after="0" w:line="276" w:lineRule="auto"/>
        <w:ind w:left="1170"/>
        <w:rPr>
          <w:rFonts w:ascii="Tahoma" w:eastAsia="Tahoma" w:hAnsi="Tahoma" w:cs="Tahoma"/>
        </w:rPr>
      </w:pPr>
      <w:r w:rsidRPr="5BDB33C6">
        <w:rPr>
          <w:rFonts w:ascii="Tahoma" w:eastAsia="Tahoma" w:hAnsi="Tahoma" w:cs="Tahoma"/>
        </w:rPr>
        <w:t xml:space="preserve">Cấu trúc: 6 tầng (1 trệt, 1 lửng, 3 lầu, sân thượng). </w:t>
      </w:r>
    </w:p>
    <w:p w14:paraId="70C22D74" w14:textId="6D062438" w:rsidR="003B5DC2" w:rsidRDefault="1C325246" w:rsidP="5BDB33C6">
      <w:pPr>
        <w:pStyle w:val="ListParagraph"/>
        <w:numPr>
          <w:ilvl w:val="0"/>
          <w:numId w:val="15"/>
        </w:numPr>
        <w:spacing w:before="0" w:after="0" w:line="276" w:lineRule="auto"/>
        <w:ind w:left="1170"/>
        <w:rPr>
          <w:rFonts w:ascii="Tahoma" w:eastAsia="Tahoma" w:hAnsi="Tahoma" w:cs="Tahoma"/>
        </w:rPr>
      </w:pPr>
      <w:r w:rsidRPr="5BDB33C6">
        <w:rPr>
          <w:rFonts w:ascii="Tahoma" w:eastAsia="Tahoma" w:hAnsi="Tahoma" w:cs="Tahoma"/>
        </w:rPr>
        <w:t xml:space="preserve">Công năng: 4PN, sẵn hố thang máy &amp; garage trong nhà, hệ thống cấp khí tươi. </w:t>
      </w:r>
    </w:p>
    <w:p w14:paraId="04B5A489" w14:textId="73D9DC44" w:rsidR="003B5DC2" w:rsidRDefault="1C325246" w:rsidP="5BDB33C6">
      <w:pPr>
        <w:pStyle w:val="ListParagraph"/>
        <w:numPr>
          <w:ilvl w:val="0"/>
          <w:numId w:val="15"/>
        </w:numPr>
        <w:spacing w:before="0" w:after="0" w:line="276" w:lineRule="auto"/>
        <w:ind w:left="1170"/>
        <w:rPr>
          <w:rFonts w:ascii="Tahoma" w:eastAsia="Tahoma" w:hAnsi="Tahoma" w:cs="Tahoma"/>
        </w:rPr>
      </w:pPr>
      <w:r w:rsidRPr="5BDB33C6">
        <w:rPr>
          <w:rFonts w:ascii="Tahoma" w:eastAsia="Tahoma" w:hAnsi="Tahoma" w:cs="Tahoma"/>
        </w:rPr>
        <w:t>Pháp lý: Sổ hồng riêng từng căn</w:t>
      </w:r>
    </w:p>
    <w:p w14:paraId="2FFC7B07" w14:textId="631367EC" w:rsidR="003B5DC2" w:rsidRDefault="1C325246" w:rsidP="5BDB33C6">
      <w:pPr>
        <w:pStyle w:val="ListParagraph"/>
        <w:numPr>
          <w:ilvl w:val="0"/>
          <w:numId w:val="15"/>
        </w:numPr>
        <w:spacing w:before="0" w:after="0" w:line="276" w:lineRule="auto"/>
        <w:ind w:left="1170"/>
        <w:rPr>
          <w:rFonts w:ascii="Tahoma" w:eastAsia="Tahoma" w:hAnsi="Tahoma" w:cs="Tahoma"/>
        </w:rPr>
      </w:pPr>
      <w:r w:rsidRPr="5BDB33C6">
        <w:rPr>
          <w:rFonts w:ascii="Tahoma" w:eastAsia="Tahoma" w:hAnsi="Tahoma" w:cs="Tahoma"/>
        </w:rPr>
        <w:t xml:space="preserve">Vận hành: 0 đồng phí QL, cổng nhận diện Face ID/Camera 24/7. </w:t>
      </w:r>
    </w:p>
    <w:p w14:paraId="233A9481" w14:textId="0FE13147" w:rsidR="003B5DC2" w:rsidRDefault="1C325246" w:rsidP="5BDB33C6">
      <w:pPr>
        <w:pStyle w:val="ListParagraph"/>
        <w:numPr>
          <w:ilvl w:val="0"/>
          <w:numId w:val="15"/>
        </w:numPr>
        <w:spacing w:before="0" w:after="0" w:line="276" w:lineRule="auto"/>
        <w:ind w:left="1170"/>
        <w:rPr>
          <w:rFonts w:ascii="Tahoma" w:eastAsia="Tahoma" w:hAnsi="Tahoma" w:cs="Tahoma"/>
        </w:rPr>
      </w:pPr>
      <w:r w:rsidRPr="5BDB33C6">
        <w:rPr>
          <w:rFonts w:ascii="Tahoma" w:eastAsia="Tahoma" w:hAnsi="Tahoma" w:cs="Tahoma"/>
        </w:rPr>
        <w:t xml:space="preserve">Tiện ích: Công viên nội khu, khu vui chơi trẻ em. </w:t>
      </w:r>
    </w:p>
    <w:p w14:paraId="6661BC02" w14:textId="0354286A" w:rsidR="003B5DC2" w:rsidRDefault="1C325246" w:rsidP="5BDB33C6">
      <w:pPr>
        <w:spacing w:before="0" w:after="160"/>
      </w:pPr>
      <w:r w:rsidRPr="5BDB33C6">
        <w:rPr>
          <w:rFonts w:ascii="Tahoma" w:eastAsia="Tahoma" w:hAnsi="Tahoma" w:cs="Tahoma"/>
        </w:rPr>
        <w:t xml:space="preserve"> </w:t>
      </w:r>
    </w:p>
    <w:p w14:paraId="5D19A3D8" w14:textId="355E5AFE" w:rsidR="003B5DC2" w:rsidRPr="00553B0D" w:rsidRDefault="01DE8A2D" w:rsidP="11A96763">
      <w:pPr>
        <w:pStyle w:val="Heading2"/>
        <w:rPr>
          <w:rFonts w:ascii="Tahoma" w:eastAsia="Tahoma" w:hAnsi="Tahoma" w:cs="Tahoma"/>
          <w:b/>
          <w:bCs/>
        </w:rPr>
      </w:pPr>
      <w:r>
        <w:t xml:space="preserve">02 - </w:t>
      </w:r>
      <w:r w:rsidR="1C325246">
        <w:t xml:space="preserve">Vị trí dự án chính xác là ở đâu em? </w:t>
      </w:r>
    </w:p>
    <w:p w14:paraId="68E83985" w14:textId="675B7F4B" w:rsidR="003B5DC2" w:rsidRDefault="1C325246" w:rsidP="5BDB33C6">
      <w:pPr>
        <w:spacing w:before="0" w:after="160" w:line="276" w:lineRule="auto"/>
        <w:ind w:left="360"/>
      </w:pPr>
      <w:r w:rsidRPr="5BDB33C6">
        <w:rPr>
          <w:rFonts w:ascii="Tahoma" w:eastAsia="Tahoma" w:hAnsi="Tahoma" w:cs="Tahoma"/>
        </w:rPr>
        <w:t>Dạ, vị trí khu nhà Ny’ah Phú Định bên em tại:</w:t>
      </w:r>
    </w:p>
    <w:p w14:paraId="258FC161" w14:textId="485C84D6" w:rsidR="003B5DC2" w:rsidRDefault="1C325246" w:rsidP="5BDB33C6">
      <w:pPr>
        <w:pStyle w:val="ListParagraph"/>
        <w:numPr>
          <w:ilvl w:val="0"/>
          <w:numId w:val="5"/>
        </w:numPr>
        <w:spacing w:before="0" w:after="0" w:line="276" w:lineRule="auto"/>
        <w:rPr>
          <w:rFonts w:ascii="Tahoma" w:eastAsia="Tahoma" w:hAnsi="Tahoma" w:cs="Tahoma"/>
        </w:rPr>
      </w:pPr>
      <w:r w:rsidRPr="5BDB33C6">
        <w:rPr>
          <w:rFonts w:ascii="Tahoma" w:eastAsia="Tahoma" w:hAnsi="Tahoma" w:cs="Tahoma"/>
        </w:rPr>
        <w:t>Vị trí: 58A Trương Đình Hội, P.16, Q.8.</w:t>
      </w:r>
    </w:p>
    <w:p w14:paraId="6A9871D2" w14:textId="6AC18B04" w:rsidR="003B5DC2" w:rsidRDefault="1C325246" w:rsidP="5BDB33C6">
      <w:pPr>
        <w:pStyle w:val="ListParagraph"/>
        <w:numPr>
          <w:ilvl w:val="0"/>
          <w:numId w:val="5"/>
        </w:numPr>
        <w:spacing w:before="0" w:after="0" w:line="276" w:lineRule="auto"/>
        <w:rPr>
          <w:rFonts w:ascii="Tahoma" w:eastAsia="Tahoma" w:hAnsi="Tahoma" w:cs="Tahoma"/>
        </w:rPr>
      </w:pPr>
      <w:r w:rsidRPr="5BDB33C6">
        <w:rPr>
          <w:rFonts w:ascii="Tahoma" w:eastAsia="Tahoma" w:hAnsi="Tahoma" w:cs="Tahoma"/>
        </w:rPr>
        <w:t>18 phút đến Quận 1, gần khu y tế, trường học, tiện ích đầy đủ trong bán kính 2km.</w:t>
      </w:r>
    </w:p>
    <w:p w14:paraId="6D35A1A3" w14:textId="11A66B2E" w:rsidR="003B5DC2" w:rsidRDefault="1C325246" w:rsidP="5BDB33C6">
      <w:pPr>
        <w:spacing w:before="0" w:after="160" w:line="276" w:lineRule="auto"/>
        <w:ind w:left="720"/>
      </w:pPr>
      <w:r w:rsidRPr="5BDB33C6">
        <w:rPr>
          <w:rFonts w:ascii="Tahoma" w:eastAsia="Tahoma" w:hAnsi="Tahoma" w:cs="Tahoma"/>
        </w:rPr>
        <w:t xml:space="preserve">Link gg map:  </w:t>
      </w:r>
      <w:hyperlink r:id="rId11">
        <w:r w:rsidRPr="5BDB33C6">
          <w:rPr>
            <w:rStyle w:val="Hyperlink"/>
            <w:rFonts w:ascii="Tahoma" w:eastAsia="Tahoma" w:hAnsi="Tahoma" w:cs="Tahoma"/>
          </w:rPr>
          <w:t>https://maps.app.goo.gl/qwf4XibyMCL9sEX6A?g_st=iz</w:t>
        </w:r>
      </w:hyperlink>
      <w:r w:rsidRPr="5BDB33C6">
        <w:rPr>
          <w:rFonts w:ascii="Tahoma" w:eastAsia="Tahoma" w:hAnsi="Tahoma" w:cs="Tahoma"/>
        </w:rPr>
        <w:t xml:space="preserve"> </w:t>
      </w:r>
    </w:p>
    <w:p w14:paraId="72FE7B47" w14:textId="77777777" w:rsidR="00FB4853" w:rsidRDefault="1E82F76A" w:rsidP="0067E6C1">
      <w:pPr>
        <w:pStyle w:val="Heading2"/>
      </w:pPr>
      <w:r>
        <w:t xml:space="preserve">03 - </w:t>
      </w:r>
      <w:r w:rsidR="1C325246">
        <w:t xml:space="preserve">Tiện ích nội khu có gì không em? </w:t>
      </w:r>
    </w:p>
    <w:p w14:paraId="67CDE840" w14:textId="77777777" w:rsidR="00530D5B" w:rsidRPr="00530D5B" w:rsidRDefault="00530D5B" w:rsidP="00530D5B">
      <w:pPr>
        <w:rPr>
          <w:rFonts w:ascii="Tahoma" w:hAnsi="Tahoma" w:cs="Tahoma"/>
        </w:rPr>
      </w:pPr>
      <w:r w:rsidRPr="00530D5B">
        <w:rPr>
          <w:rFonts w:ascii="Tahoma" w:hAnsi="Tahoma" w:cs="Tahoma"/>
        </w:rPr>
        <w:t>Dạ, ngoài những tiện ích bên trong nhà, sống tại Ny’ah anh/chị sẽ được tận hưởng:</w:t>
      </w:r>
    </w:p>
    <w:p w14:paraId="6153CE11" w14:textId="77777777" w:rsidR="00530D5B" w:rsidRPr="00530D5B" w:rsidRDefault="00530D5B" w:rsidP="00530D5B">
      <w:pPr>
        <w:rPr>
          <w:rFonts w:ascii="Tahoma" w:hAnsi="Tahoma" w:cs="Tahoma"/>
        </w:rPr>
      </w:pPr>
      <w:r w:rsidRPr="00530D5B">
        <w:rPr>
          <w:rFonts w:ascii="Tahoma" w:hAnsi="Tahoma" w:cs="Tahoma"/>
        </w:rPr>
        <w:t xml:space="preserve"> </w:t>
      </w:r>
      <w:r w:rsidRPr="00530D5B">
        <w:rPr>
          <w:rFonts w:ascii="Segoe UI Emoji" w:hAnsi="Segoe UI Emoji" w:cs="Segoe UI Emoji"/>
        </w:rPr>
        <w:t>🌳</w:t>
      </w:r>
      <w:r w:rsidRPr="00530D5B">
        <w:rPr>
          <w:rFonts w:ascii="Tahoma" w:hAnsi="Tahoma" w:cs="Tahoma"/>
        </w:rPr>
        <w:t>2 Công viên xanh mát</w:t>
      </w:r>
    </w:p>
    <w:p w14:paraId="671554D0" w14:textId="77777777" w:rsidR="00530D5B" w:rsidRPr="00530D5B" w:rsidRDefault="00530D5B" w:rsidP="00530D5B">
      <w:pPr>
        <w:rPr>
          <w:rFonts w:ascii="Tahoma" w:hAnsi="Tahoma" w:cs="Tahoma"/>
        </w:rPr>
      </w:pPr>
      <w:r w:rsidRPr="00530D5B">
        <w:rPr>
          <w:rFonts w:ascii="Tahoma" w:hAnsi="Tahoma" w:cs="Tahoma"/>
        </w:rPr>
        <w:t xml:space="preserve"> </w:t>
      </w:r>
      <w:r w:rsidRPr="00530D5B">
        <w:rPr>
          <w:rFonts w:ascii="Segoe UI Emoji" w:hAnsi="Segoe UI Emoji" w:cs="Segoe UI Emoji"/>
        </w:rPr>
        <w:t>🌳</w:t>
      </w:r>
      <w:r w:rsidRPr="00530D5B">
        <w:rPr>
          <w:rFonts w:ascii="Tahoma" w:hAnsi="Tahoma" w:cs="Tahoma"/>
        </w:rPr>
        <w:t>Khu vui chơi trẻ em</w:t>
      </w:r>
    </w:p>
    <w:p w14:paraId="3863AC52" w14:textId="77777777" w:rsidR="00530D5B" w:rsidRPr="00530D5B" w:rsidRDefault="00530D5B" w:rsidP="00530D5B">
      <w:pPr>
        <w:rPr>
          <w:rFonts w:ascii="Tahoma" w:hAnsi="Tahoma" w:cs="Tahoma"/>
        </w:rPr>
      </w:pPr>
      <w:r w:rsidRPr="00530D5B">
        <w:rPr>
          <w:rFonts w:ascii="Tahoma" w:hAnsi="Tahoma" w:cs="Tahoma"/>
        </w:rPr>
        <w:t xml:space="preserve"> </w:t>
      </w:r>
      <w:r w:rsidRPr="00530D5B">
        <w:rPr>
          <w:rFonts w:ascii="Segoe UI Emoji" w:hAnsi="Segoe UI Emoji" w:cs="Segoe UI Emoji"/>
        </w:rPr>
        <w:t>🌳</w:t>
      </w:r>
      <w:r w:rsidRPr="00530D5B">
        <w:rPr>
          <w:rFonts w:ascii="Tahoma" w:hAnsi="Tahoma" w:cs="Tahoma"/>
        </w:rPr>
        <w:t>Khu tập thể dục ngoài trời</w:t>
      </w:r>
    </w:p>
    <w:p w14:paraId="62D689D2" w14:textId="77777777" w:rsidR="00530D5B" w:rsidRPr="00530D5B" w:rsidRDefault="00530D5B" w:rsidP="00530D5B">
      <w:pPr>
        <w:rPr>
          <w:rFonts w:ascii="Tahoma" w:hAnsi="Tahoma" w:cs="Tahoma"/>
        </w:rPr>
      </w:pPr>
      <w:r w:rsidRPr="00530D5B">
        <w:rPr>
          <w:rFonts w:ascii="Segoe UI Emoji" w:hAnsi="Segoe UI Emoji" w:cs="Segoe UI Emoji"/>
        </w:rPr>
        <w:t>🌳</w:t>
      </w:r>
      <w:r w:rsidRPr="00530D5B">
        <w:rPr>
          <w:rFonts w:ascii="Tahoma" w:hAnsi="Tahoma" w:cs="Tahoma"/>
        </w:rPr>
        <w:t>Đường nội bộ 7m</w:t>
      </w:r>
    </w:p>
    <w:p w14:paraId="62E3E60A" w14:textId="0F6B6BA8" w:rsidR="00FB4853" w:rsidRPr="00530D5B" w:rsidRDefault="00530D5B" w:rsidP="00530D5B">
      <w:pPr>
        <w:rPr>
          <w:rFonts w:ascii="Tahoma" w:hAnsi="Tahoma" w:cs="Tahoma"/>
        </w:rPr>
      </w:pPr>
      <w:r w:rsidRPr="00530D5B">
        <w:rPr>
          <w:rFonts w:ascii="Segoe UI Emoji" w:hAnsi="Segoe UI Emoji" w:cs="Segoe UI Emoji"/>
        </w:rPr>
        <w:t>🔒</w:t>
      </w:r>
      <w:r w:rsidRPr="00530D5B">
        <w:rPr>
          <w:rFonts w:ascii="Tahoma" w:hAnsi="Tahoma" w:cs="Tahoma"/>
        </w:rPr>
        <w:t>Cổng vào sử dụng Face ID nhận diện khuôn mặt, camera an ninh.</w:t>
      </w:r>
    </w:p>
    <w:p w14:paraId="3C342C28" w14:textId="735D6413" w:rsidR="1824AB3F" w:rsidRDefault="00530D5B" w:rsidP="0067E6C1">
      <w:pPr>
        <w:pStyle w:val="Heading2"/>
        <w:rPr>
          <w:rFonts w:ascii="Tahoma" w:eastAsia="Tahoma" w:hAnsi="Tahoma" w:cs="Tahoma"/>
          <w:b/>
          <w:bCs/>
        </w:rPr>
      </w:pPr>
      <w:r>
        <w:lastRenderedPageBreak/>
        <w:t xml:space="preserve">04 - </w:t>
      </w:r>
      <w:r w:rsidR="1C325246">
        <w:t>Chị thấy khu này hơi nhỏ, ít tiện ích.</w:t>
      </w:r>
    </w:p>
    <w:p w14:paraId="3B81E149" w14:textId="5D3D813C" w:rsidR="003B5DC2" w:rsidRDefault="1C325246" w:rsidP="5BDB33C6">
      <w:pPr>
        <w:spacing w:before="0" w:after="160" w:line="276" w:lineRule="auto"/>
      </w:pPr>
      <w:r w:rsidRPr="5BDB33C6">
        <w:rPr>
          <w:rFonts w:ascii="Tahoma" w:eastAsia="Tahoma" w:hAnsi="Tahoma" w:cs="Tahoma"/>
        </w:rPr>
        <w:t xml:space="preserve"> Dạ đúng là quy mô bên em hướng tới sự tinh gọn. Vì là khu compound biệt lập nên Ny'ah ưu tiên tuyệt đối sự an toàn và riêng tư.</w:t>
      </w:r>
    </w:p>
    <w:p w14:paraId="0FF3B6BE" w14:textId="5113C8F8" w:rsidR="003B5DC2" w:rsidRDefault="1C325246" w:rsidP="5BDB33C6">
      <w:pPr>
        <w:spacing w:before="0" w:after="160" w:line="276" w:lineRule="auto"/>
      </w:pPr>
      <w:r w:rsidRPr="5BDB33C6">
        <w:rPr>
          <w:rFonts w:ascii="Tahoma" w:eastAsia="Tahoma" w:hAnsi="Tahoma" w:cs="Tahoma"/>
        </w:rPr>
        <w:t>Bên em dùng công nghệ để thay thế cho mô hình quản lý rườm rà: cổng tự động Face ID và Camera AI 24/7 tích hợp thẳng vào App điện thoại của anh chị. Tiện ích sẽ tập trung vào mảng xanh và khu vui chơi cho các bé.</w:t>
      </w:r>
    </w:p>
    <w:p w14:paraId="6C53ABCF" w14:textId="60909FC4" w:rsidR="003B5DC2" w:rsidRDefault="1C325246" w:rsidP="5BDB33C6">
      <w:pPr>
        <w:spacing w:before="0" w:after="160" w:line="276" w:lineRule="auto"/>
      </w:pPr>
      <w:r w:rsidRPr="5BDB33C6">
        <w:rPr>
          <w:rFonts w:ascii="Tahoma" w:eastAsia="Tahoma" w:hAnsi="Tahoma" w:cs="Tahoma"/>
        </w:rPr>
        <w:t>Cái hay nhất là anh chị được tận hưởng không gian sống chất lượng mà không phải đóng phí quản lý hàng tháng ạ.</w:t>
      </w:r>
    </w:p>
    <w:p w14:paraId="55B10334" w14:textId="646F967D" w:rsidR="003B5DC2" w:rsidRDefault="1C325246" w:rsidP="5BDB33C6">
      <w:pPr>
        <w:spacing w:before="0" w:after="160" w:line="276" w:lineRule="auto"/>
      </w:pPr>
      <w:r w:rsidRPr="5BDB33C6">
        <w:rPr>
          <w:rFonts w:ascii="Tahoma" w:eastAsia="Tahoma" w:hAnsi="Tahoma" w:cs="Tahoma"/>
        </w:rPr>
        <w:t xml:space="preserve"> </w:t>
      </w:r>
    </w:p>
    <w:p w14:paraId="3AEDFFEF" w14:textId="5260EF90" w:rsidR="003B5DC2" w:rsidRDefault="1C325246" w:rsidP="5BDB33C6">
      <w:pPr>
        <w:spacing w:before="0" w:after="160" w:line="276" w:lineRule="auto"/>
      </w:pPr>
      <w:r w:rsidRPr="5BDB33C6">
        <w:rPr>
          <w:rFonts w:ascii="Tahoma" w:eastAsia="Tahoma" w:hAnsi="Tahoma" w:cs="Tahoma"/>
        </w:rPr>
        <w:t xml:space="preserve"> </w:t>
      </w:r>
    </w:p>
    <w:p w14:paraId="52985686" w14:textId="56B5441E" w:rsidR="003B5DC2" w:rsidRDefault="76C85EE8" w:rsidP="3BF1AC35">
      <w:pPr>
        <w:pStyle w:val="Heading2"/>
        <w:rPr>
          <w:rFonts w:ascii="Tahoma" w:eastAsia="Tahoma" w:hAnsi="Tahoma" w:cs="Tahoma"/>
          <w:b/>
          <w:bCs/>
        </w:rPr>
      </w:pPr>
      <w:r>
        <w:t>0</w:t>
      </w:r>
      <w:r w:rsidR="002E7852">
        <w:t>5</w:t>
      </w:r>
      <w:r>
        <w:t xml:space="preserve"> - </w:t>
      </w:r>
      <w:r w:rsidR="1C325246">
        <w:t>Chủ đầu tư Nhã Đạt đã làm dự án nào chưa? Cho chị xin thông tin</w:t>
      </w:r>
    </w:p>
    <w:p w14:paraId="7DF59E0B" w14:textId="7791E085" w:rsidR="003B5DC2" w:rsidRDefault="1C325246" w:rsidP="5BDB33C6">
      <w:pPr>
        <w:spacing w:before="0" w:after="160" w:line="276" w:lineRule="auto"/>
        <w:ind w:left="360"/>
        <w:rPr>
          <w:rFonts w:ascii="Tahoma" w:eastAsia="Tahoma" w:hAnsi="Tahoma" w:cs="Tahoma"/>
        </w:rPr>
      </w:pPr>
      <w:r w:rsidRPr="5BDB33C6">
        <w:rPr>
          <w:rFonts w:ascii="Tahoma" w:eastAsia="Tahoma" w:hAnsi="Tahoma" w:cs="Tahoma"/>
        </w:rPr>
        <w:t xml:space="preserve">Dạ, Nhã Đạt đã có hơn 20 năm kinh nghiệm rồi ạ. Những dự án ghi dấu ấn về thẩm mỹ và chất lượng bên em đã làm như: Galleria Nam Sài Gòn, Valéo Đầm Sen, hay gần nhất là Ny’ah Bình Tây. </w:t>
      </w:r>
    </w:p>
    <w:p w14:paraId="335C092F" w14:textId="49D7EC7F" w:rsidR="006D3337" w:rsidRDefault="006D3337" w:rsidP="5BDB33C6">
      <w:pPr>
        <w:spacing w:before="0" w:after="160" w:line="276" w:lineRule="auto"/>
        <w:ind w:left="360"/>
      </w:pPr>
      <w:r>
        <w:rPr>
          <w:rFonts w:ascii="Tahoma" w:eastAsia="Tahoma" w:hAnsi="Tahoma" w:cs="Tahoma"/>
        </w:rPr>
        <w:t xml:space="preserve">Chị tham khảo website bên em: </w:t>
      </w:r>
      <w:r w:rsidR="004C29D5" w:rsidRPr="004C29D5">
        <w:rPr>
          <w:rFonts w:ascii="Tahoma" w:eastAsia="Tahoma" w:hAnsi="Tahoma" w:cs="Tahoma"/>
        </w:rPr>
        <w:t>https://nhadat.company/</w:t>
      </w:r>
      <w:r w:rsidR="004C29D5">
        <w:rPr>
          <w:rFonts w:ascii="Tahoma" w:eastAsia="Tahoma" w:hAnsi="Tahoma" w:cs="Tahoma"/>
        </w:rPr>
        <w:t xml:space="preserve"> </w:t>
      </w:r>
    </w:p>
    <w:p w14:paraId="5FE42088" w14:textId="10D8F8FE" w:rsidR="003B5DC2" w:rsidRDefault="1C325246" w:rsidP="5BDB33C6">
      <w:pPr>
        <w:spacing w:before="0" w:after="160" w:line="276" w:lineRule="auto"/>
      </w:pPr>
      <w:r w:rsidRPr="5BDB33C6">
        <w:rPr>
          <w:rFonts w:ascii="Tahoma" w:eastAsia="Tahoma" w:hAnsi="Tahoma" w:cs="Tahoma"/>
        </w:rPr>
        <w:t>Em mời anh chị ghé qua Ny’ah Bình Tây (Q.6) xem thực tế. Cư dân ở đó đã ổn định, anh chị sẽ thấy rõ chất lượng xây dựng và độ bền vững mà bên em cam kết cho khách hàng.</w:t>
      </w:r>
    </w:p>
    <w:p w14:paraId="00A92D84" w14:textId="58FAC855" w:rsidR="1F1A15E0" w:rsidRDefault="1F1A15E0" w:rsidP="4F2EB16D">
      <w:pPr>
        <w:pBdr>
          <w:bottom w:val="single" w:sz="4" w:space="4" w:color="auto"/>
        </w:pBdr>
        <w:spacing w:before="0" w:after="160" w:line="276" w:lineRule="auto"/>
        <w:rPr>
          <w:rFonts w:ascii="Tahoma" w:eastAsia="Tahoma" w:hAnsi="Tahoma" w:cs="Tahoma"/>
        </w:rPr>
      </w:pPr>
    </w:p>
    <w:p w14:paraId="496C18AE" w14:textId="689034A0" w:rsidR="003B5DC2" w:rsidRDefault="003B5DC2" w:rsidP="5BDB33C6">
      <w:pPr>
        <w:spacing w:before="0" w:after="160" w:line="276" w:lineRule="auto"/>
        <w:jc w:val="center"/>
      </w:pPr>
    </w:p>
    <w:p w14:paraId="749A5657" w14:textId="5ECC1451" w:rsidR="003B5DC2" w:rsidRDefault="1C325246" w:rsidP="579E3C7D">
      <w:pPr>
        <w:pStyle w:val="Heading1"/>
        <w:rPr>
          <w:color w:val="C00000"/>
        </w:rPr>
      </w:pPr>
      <w:r w:rsidRPr="229CD139">
        <w:rPr>
          <w:color w:val="C00000"/>
        </w:rPr>
        <w:t>Giai đoạn 2: Hiểu chi tiết (thiết kế &amp; công năng)</w:t>
      </w:r>
    </w:p>
    <w:p w14:paraId="5B284E22" w14:textId="2A7938E4" w:rsidR="003B5DC2" w:rsidRDefault="170D351E" w:rsidP="453F082C">
      <w:pPr>
        <w:pStyle w:val="Heading2"/>
        <w:rPr>
          <w:rFonts w:ascii="Tahoma" w:eastAsia="Tahoma" w:hAnsi="Tahoma" w:cs="Tahoma"/>
          <w:b/>
          <w:bCs/>
        </w:rPr>
      </w:pPr>
      <w:r>
        <w:t>0</w:t>
      </w:r>
      <w:r w:rsidR="002E7852">
        <w:t>6</w:t>
      </w:r>
      <w:r>
        <w:t xml:space="preserve"> - </w:t>
      </w:r>
      <w:r w:rsidR="1C325246">
        <w:t>Xin giá và diện tích</w:t>
      </w:r>
    </w:p>
    <w:p w14:paraId="46FFC245" w14:textId="071B5D9E" w:rsidR="003B5DC2" w:rsidRDefault="1C325246" w:rsidP="5BDB33C6">
      <w:pPr>
        <w:spacing w:before="0" w:after="160" w:line="276" w:lineRule="auto"/>
      </w:pPr>
      <w:r w:rsidRPr="5BDB33C6">
        <w:rPr>
          <w:rFonts w:ascii="Tahoma" w:eastAsia="Tahoma" w:hAnsi="Tahoma" w:cs="Tahoma"/>
        </w:rPr>
        <w:t xml:space="preserve">Dạ, hiện tại bên em </w:t>
      </w:r>
      <w:r w:rsidR="00FC2E1E">
        <w:rPr>
          <w:rFonts w:ascii="Tahoma" w:eastAsia="Tahoma" w:hAnsi="Tahoma" w:cs="Tahoma"/>
        </w:rPr>
        <w:t>có</w:t>
      </w:r>
      <w:r w:rsidRPr="5BDB33C6">
        <w:rPr>
          <w:rFonts w:ascii="Tahoma" w:eastAsia="Tahoma" w:hAnsi="Tahoma" w:cs="Tahoma"/>
        </w:rPr>
        <w:t xml:space="preserve"> mẫu nhà Cosmo Gen 2 – mẫu nhà đẹp nhất với mức giá từ </w:t>
      </w:r>
      <w:commentRangeStart w:id="0"/>
      <w:r w:rsidRPr="5BDB33C6">
        <w:rPr>
          <w:rFonts w:ascii="Tahoma" w:eastAsia="Tahoma" w:hAnsi="Tahoma" w:cs="Tahoma"/>
        </w:rPr>
        <w:t>8.9 tỷ/căn</w:t>
      </w:r>
      <w:commentRangeEnd w:id="0"/>
      <w:r w:rsidR="00701411" w:rsidRPr="5BDB33C6">
        <w:rPr>
          <w:rStyle w:val="CommentReference"/>
          <w:rFonts w:ascii="Tahoma" w:eastAsia="Tahoma" w:hAnsi="Tahoma" w:cs="Tahoma"/>
          <w:sz w:val="24"/>
          <w:szCs w:val="24"/>
        </w:rPr>
        <w:commentReference w:id="0"/>
      </w:r>
      <w:r w:rsidRPr="5BDB33C6">
        <w:rPr>
          <w:rFonts w:ascii="Tahoma" w:eastAsia="Tahoma" w:hAnsi="Tahoma" w:cs="Tahoma"/>
        </w:rPr>
        <w:t>.</w:t>
      </w:r>
    </w:p>
    <w:p w14:paraId="11B28A6B" w14:textId="2E7CA6CF" w:rsidR="002E7852" w:rsidRPr="002E7852" w:rsidRDefault="00FC2E1E" w:rsidP="002E7852">
      <w:pPr>
        <w:spacing w:before="0" w:after="160" w:line="276" w:lineRule="auto"/>
        <w:rPr>
          <w:rFonts w:ascii="Tahoma" w:eastAsia="Tahoma" w:hAnsi="Tahoma" w:cs="Tahoma"/>
        </w:rPr>
      </w:pPr>
      <w:r>
        <w:rPr>
          <w:rFonts w:ascii="Tahoma" w:eastAsia="Tahoma" w:hAnsi="Tahoma" w:cs="Tahoma"/>
        </w:rPr>
        <w:t>Mức</w:t>
      </w:r>
      <w:r w:rsidR="002E7852" w:rsidRPr="002E7852">
        <w:rPr>
          <w:rFonts w:ascii="Tahoma" w:eastAsia="Tahoma" w:hAnsi="Tahoma" w:cs="Tahoma"/>
        </w:rPr>
        <w:t xml:space="preserve"> giá này đã bao gồm:</w:t>
      </w:r>
    </w:p>
    <w:p w14:paraId="6312FA64" w14:textId="77777777" w:rsidR="002E7852" w:rsidRDefault="002E7852" w:rsidP="002E7852">
      <w:pPr>
        <w:pStyle w:val="ListParagraph"/>
        <w:numPr>
          <w:ilvl w:val="0"/>
          <w:numId w:val="7"/>
        </w:numPr>
        <w:spacing w:before="0" w:after="160" w:line="276" w:lineRule="auto"/>
        <w:rPr>
          <w:rFonts w:ascii="Tahoma" w:eastAsia="Tahoma" w:hAnsi="Tahoma" w:cs="Tahoma"/>
        </w:rPr>
      </w:pPr>
      <w:r w:rsidRPr="002E7852">
        <w:rPr>
          <w:rFonts w:ascii="Tahoma" w:eastAsia="Tahoma" w:hAnsi="Tahoma" w:cs="Tahoma"/>
        </w:rPr>
        <w:t>Diện tích sử dụng: lên đến 250m² sàn ( 6 tầng), trên DT đất 5x9m.</w:t>
      </w:r>
    </w:p>
    <w:p w14:paraId="1DD346C5" w14:textId="77777777" w:rsidR="002E7852" w:rsidRDefault="002E7852" w:rsidP="002E7852">
      <w:pPr>
        <w:pStyle w:val="ListParagraph"/>
        <w:numPr>
          <w:ilvl w:val="0"/>
          <w:numId w:val="7"/>
        </w:numPr>
        <w:spacing w:before="0" w:after="160" w:line="276" w:lineRule="auto"/>
        <w:rPr>
          <w:rFonts w:ascii="Tahoma" w:eastAsia="Tahoma" w:hAnsi="Tahoma" w:cs="Tahoma"/>
        </w:rPr>
      </w:pPr>
      <w:r w:rsidRPr="002E7852">
        <w:rPr>
          <w:rFonts w:ascii="Tahoma" w:eastAsia="Tahoma" w:hAnsi="Tahoma" w:cs="Tahoma"/>
        </w:rPr>
        <w:t xml:space="preserve">Bàn giao nhà </w:t>
      </w:r>
      <w:commentRangeStart w:id="1"/>
      <w:r w:rsidRPr="002E7852">
        <w:rPr>
          <w:rFonts w:ascii="Tahoma" w:eastAsia="Tahoma" w:hAnsi="Tahoma" w:cs="Tahoma"/>
        </w:rPr>
        <w:t>hoàn thiện đồng bộ</w:t>
      </w:r>
      <w:commentRangeEnd w:id="1"/>
      <w:r w:rsidR="0061042D" w:rsidRPr="002E7852">
        <w:rPr>
          <w:rStyle w:val="CommentReference"/>
          <w:rFonts w:ascii="Tahoma" w:eastAsia="Tahoma" w:hAnsi="Tahoma" w:cs="Tahoma"/>
          <w:sz w:val="24"/>
          <w:szCs w:val="24"/>
        </w:rPr>
        <w:commentReference w:id="1"/>
      </w:r>
      <w:r w:rsidRPr="002E7852">
        <w:rPr>
          <w:rFonts w:ascii="Tahoma" w:eastAsia="Tahoma" w:hAnsi="Tahoma" w:cs="Tahoma"/>
        </w:rPr>
        <w:t>, sẵn hệ thống cấp khí tươi AirTop</w:t>
      </w:r>
    </w:p>
    <w:p w14:paraId="091014E0" w14:textId="7422EEDC" w:rsidR="003B5DC2" w:rsidRPr="002E7852" w:rsidRDefault="002E7852" w:rsidP="002E7852">
      <w:pPr>
        <w:pStyle w:val="ListParagraph"/>
        <w:numPr>
          <w:ilvl w:val="0"/>
          <w:numId w:val="7"/>
        </w:numPr>
        <w:spacing w:before="0" w:after="160" w:line="276" w:lineRule="auto"/>
        <w:rPr>
          <w:rFonts w:ascii="Tahoma" w:eastAsia="Tahoma" w:hAnsi="Tahoma" w:cs="Tahoma"/>
        </w:rPr>
      </w:pPr>
      <w:r w:rsidRPr="002E7852">
        <w:rPr>
          <w:rFonts w:ascii="Tahoma" w:eastAsia="Tahoma" w:hAnsi="Tahoma" w:cs="Tahoma"/>
        </w:rPr>
        <w:t xml:space="preserve">Pháp lý đã có sẵn </w:t>
      </w:r>
      <w:r w:rsidR="00DC2E89">
        <w:rPr>
          <w:rFonts w:ascii="Tahoma" w:eastAsia="Tahoma" w:hAnsi="Tahoma" w:cs="Tahoma"/>
        </w:rPr>
        <w:t xml:space="preserve">sổ đỏ từng căn. </w:t>
      </w:r>
    </w:p>
    <w:p w14:paraId="748D11A7" w14:textId="10E2C824" w:rsidR="003B5DC2" w:rsidRDefault="7F656BCE" w:rsidP="27561A3C">
      <w:pPr>
        <w:pStyle w:val="Heading2"/>
        <w:rPr>
          <w:rFonts w:ascii="Tahoma" w:eastAsia="Tahoma" w:hAnsi="Tahoma" w:cs="Tahoma"/>
          <w:b/>
          <w:bCs/>
        </w:rPr>
      </w:pPr>
      <w:r>
        <w:lastRenderedPageBreak/>
        <w:t>0</w:t>
      </w:r>
      <w:r w:rsidR="002E7852">
        <w:t>7</w:t>
      </w:r>
      <w:r>
        <w:t xml:space="preserve"> - </w:t>
      </w:r>
      <w:r w:rsidR="1C325246">
        <w:t>Diện tích đất có vẻ nhỏ quá</w:t>
      </w:r>
    </w:p>
    <w:p w14:paraId="509B037D" w14:textId="3A7B9B6C" w:rsidR="003B5DC2" w:rsidRDefault="1C325246" w:rsidP="5BDB33C6">
      <w:pPr>
        <w:spacing w:before="0" w:after="160" w:line="276" w:lineRule="auto"/>
      </w:pPr>
      <w:r w:rsidRPr="5BDB33C6">
        <w:rPr>
          <w:rFonts w:ascii="Tahoma" w:eastAsia="Tahoma" w:hAnsi="Tahoma" w:cs="Tahoma"/>
        </w:rPr>
        <w:t xml:space="preserve">Dạ, nhìn thông số đất thì có vẻ nhỏ, nhưng Ny'ah Phú Định "ăn tiền" ở diện tích sử dụng và cách bố trí không gian. Tổng diện tích sàn lên tới 250m2. </w:t>
      </w:r>
    </w:p>
    <w:p w14:paraId="634F8B04" w14:textId="6D68A04C" w:rsidR="003B5DC2" w:rsidRDefault="1C325246" w:rsidP="5BDB33C6">
      <w:pPr>
        <w:spacing w:before="0" w:after="160" w:line="276" w:lineRule="auto"/>
      </w:pPr>
      <w:r w:rsidRPr="5BDB33C6">
        <w:rPr>
          <w:rFonts w:ascii="Tahoma" w:eastAsia="Tahoma" w:hAnsi="Tahoma" w:cs="Tahoma"/>
        </w:rPr>
        <w:t>Thay vì làm nhà to mà nhiều góc chết, bên em tối ưu từng cm. Chị xem qua clip VR soi không gian nhà một cách chân thực nhất dưới đây ạ, sẽ thấy không gian bên trong cực kỳ rộng và thoáng</w:t>
      </w:r>
    </w:p>
    <w:p w14:paraId="730B5AAE" w14:textId="6BFD8D15" w:rsidR="003B5DC2" w:rsidRDefault="1C325246" w:rsidP="00E06CD1">
      <w:pPr>
        <w:spacing w:before="0" w:after="160" w:line="276" w:lineRule="auto"/>
      </w:pPr>
      <w:r w:rsidRPr="5BDB33C6">
        <w:rPr>
          <w:rFonts w:ascii="Tahoma" w:eastAsia="Tahoma" w:hAnsi="Tahoma" w:cs="Tahoma"/>
        </w:rPr>
        <w:t xml:space="preserve">Link: </w:t>
      </w:r>
      <w:hyperlink r:id="rId16" w:history="1">
        <w:r w:rsidR="00670202" w:rsidRPr="00670202">
          <w:rPr>
            <w:rStyle w:val="Hyperlink"/>
            <w:rFonts w:ascii="Tahoma" w:eastAsia="Tahoma" w:hAnsi="Tahoma" w:cs="Tahoma"/>
          </w:rPr>
          <w:t>Soi mẫu nhà Cosmo gen 2</w:t>
        </w:r>
      </w:hyperlink>
    </w:p>
    <w:p w14:paraId="7E0C8408" w14:textId="09D8CC59" w:rsidR="003B5DC2" w:rsidRDefault="45971AFE" w:rsidP="6741D865">
      <w:pPr>
        <w:pStyle w:val="Heading2"/>
        <w:rPr>
          <w:rFonts w:ascii="Tahoma" w:eastAsia="Tahoma" w:hAnsi="Tahoma" w:cs="Tahoma"/>
          <w:b/>
          <w:bCs/>
        </w:rPr>
      </w:pPr>
      <w:r>
        <w:t xml:space="preserve">07 - </w:t>
      </w:r>
      <w:r w:rsidR="1C325246">
        <w:t>"Thang biến hóa</w:t>
      </w:r>
      <w:r w:rsidR="00DC2E89">
        <w:t>”</w:t>
      </w:r>
      <w:r w:rsidR="1C325246">
        <w:t xml:space="preserve"> nghe lạ quá, sao không làm thang bê tông cho chắc?</w:t>
      </w:r>
    </w:p>
    <w:p w14:paraId="4CF434FD" w14:textId="0D6A642E" w:rsidR="00172CBB" w:rsidRPr="001439EE" w:rsidRDefault="1C325246" w:rsidP="00FF2BA0">
      <w:pPr>
        <w:spacing w:before="0" w:after="160" w:line="276" w:lineRule="auto"/>
        <w:rPr>
          <w:rFonts w:ascii="Tahoma" w:eastAsia="Tahoma" w:hAnsi="Tahoma" w:cs="Tahoma"/>
          <w:color w:val="000000" w:themeColor="text1"/>
        </w:rPr>
      </w:pPr>
      <w:r w:rsidRPr="001439EE">
        <w:rPr>
          <w:rFonts w:ascii="Tahoma" w:eastAsia="Tahoma" w:hAnsi="Tahoma" w:cs="Tahoma"/>
          <w:color w:val="000000" w:themeColor="text1"/>
        </w:rPr>
        <w:t>Dạ,</w:t>
      </w:r>
      <w:r w:rsidR="00523B49" w:rsidRPr="001439EE">
        <w:rPr>
          <w:rFonts w:ascii="Tahoma" w:eastAsia="Tahoma" w:hAnsi="Tahoma" w:cs="Tahoma"/>
          <w:color w:val="000000" w:themeColor="text1"/>
        </w:rPr>
        <w:t xml:space="preserve"> </w:t>
      </w:r>
      <w:r w:rsidR="00EE5139" w:rsidRPr="001439EE">
        <w:rPr>
          <w:rFonts w:ascii="Tahoma" w:eastAsia="Tahoma" w:hAnsi="Tahoma" w:cs="Tahoma"/>
          <w:color w:val="000000" w:themeColor="text1"/>
        </w:rPr>
        <w:t>‘</w:t>
      </w:r>
      <w:r w:rsidR="00523B49" w:rsidRPr="001439EE">
        <w:rPr>
          <w:rFonts w:ascii="Tahoma" w:eastAsia="Tahoma" w:hAnsi="Tahoma" w:cs="Tahoma"/>
          <w:color w:val="000000" w:themeColor="text1"/>
        </w:rPr>
        <w:t>thang biến hóa</w:t>
      </w:r>
      <w:r w:rsidR="00EE5139" w:rsidRPr="001439EE">
        <w:rPr>
          <w:rFonts w:ascii="Tahoma" w:eastAsia="Tahoma" w:hAnsi="Tahoma" w:cs="Tahoma"/>
          <w:color w:val="000000" w:themeColor="text1"/>
        </w:rPr>
        <w:t>’</w:t>
      </w:r>
      <w:r w:rsidR="00523B49" w:rsidRPr="001439EE">
        <w:rPr>
          <w:rFonts w:ascii="Tahoma" w:eastAsia="Tahoma" w:hAnsi="Tahoma" w:cs="Tahoma"/>
          <w:color w:val="000000" w:themeColor="text1"/>
        </w:rPr>
        <w:t xml:space="preserve"> là </w:t>
      </w:r>
      <w:r w:rsidR="007D00DB" w:rsidRPr="001439EE">
        <w:rPr>
          <w:rFonts w:ascii="Tahoma" w:eastAsia="Tahoma" w:hAnsi="Tahoma" w:cs="Tahoma"/>
          <w:color w:val="000000" w:themeColor="text1"/>
        </w:rPr>
        <w:t>thiết kế độc đáo của Nhã Đạt! Thay vì vẽ 1 thang rồi nhân lên các tầng</w:t>
      </w:r>
      <w:r w:rsidR="007C5192" w:rsidRPr="001439EE">
        <w:rPr>
          <w:rFonts w:ascii="Tahoma" w:eastAsia="Tahoma" w:hAnsi="Tahoma" w:cs="Tahoma"/>
          <w:color w:val="000000" w:themeColor="text1"/>
        </w:rPr>
        <w:t xml:space="preserve"> như các nhà phố hiện hữu</w:t>
      </w:r>
      <w:r w:rsidR="007D00DB" w:rsidRPr="001439EE">
        <w:rPr>
          <w:rFonts w:ascii="Tahoma" w:eastAsia="Tahoma" w:hAnsi="Tahoma" w:cs="Tahoma"/>
          <w:color w:val="000000" w:themeColor="text1"/>
        </w:rPr>
        <w:t xml:space="preserve">, Nhã Đạt thiết kế </w:t>
      </w:r>
      <w:r w:rsidR="00DE418E" w:rsidRPr="001439EE">
        <w:rPr>
          <w:rFonts w:ascii="Tahoma" w:eastAsia="Tahoma" w:hAnsi="Tahoma" w:cs="Tahoma"/>
          <w:color w:val="000000" w:themeColor="text1"/>
        </w:rPr>
        <w:t xml:space="preserve">thang biến hóa theo từng tầng, </w:t>
      </w:r>
      <w:r w:rsidR="004C467B" w:rsidRPr="001439EE">
        <w:rPr>
          <w:rFonts w:ascii="Tahoma" w:eastAsia="Tahoma" w:hAnsi="Tahoma" w:cs="Tahoma"/>
          <w:color w:val="000000" w:themeColor="text1"/>
        </w:rPr>
        <w:t>Phòng ngủ master không bị thang chia đôi</w:t>
      </w:r>
      <w:r w:rsidR="00C60171" w:rsidRPr="001439EE">
        <w:rPr>
          <w:rFonts w:ascii="Tahoma" w:eastAsia="Tahoma" w:hAnsi="Tahoma" w:cs="Tahoma"/>
          <w:color w:val="000000" w:themeColor="text1"/>
        </w:rPr>
        <w:t>, chiếm trọn tầng, diện tích lên đến 38m2 đối với</w:t>
      </w:r>
      <w:r w:rsidR="004C7538">
        <w:rPr>
          <w:rFonts w:ascii="Tahoma" w:eastAsia="Tahoma" w:hAnsi="Tahoma" w:cs="Tahoma"/>
          <w:color w:val="000000" w:themeColor="text1"/>
        </w:rPr>
        <w:t xml:space="preserve"> mẫu nhà Fusion</w:t>
      </w:r>
      <w:r w:rsidR="00C60171" w:rsidRPr="001439EE">
        <w:rPr>
          <w:rFonts w:ascii="Tahoma" w:eastAsia="Tahoma" w:hAnsi="Tahoma" w:cs="Tahoma"/>
          <w:color w:val="000000" w:themeColor="text1"/>
        </w:rPr>
        <w:t xml:space="preserve"> và </w:t>
      </w:r>
      <w:r w:rsidR="004C7538">
        <w:rPr>
          <w:rFonts w:ascii="Tahoma" w:eastAsia="Tahoma" w:hAnsi="Tahoma" w:cs="Tahoma"/>
          <w:color w:val="000000" w:themeColor="text1"/>
        </w:rPr>
        <w:t xml:space="preserve">35 </w:t>
      </w:r>
      <w:r w:rsidR="00C60171" w:rsidRPr="001439EE">
        <w:rPr>
          <w:rFonts w:ascii="Tahoma" w:eastAsia="Tahoma" w:hAnsi="Tahoma" w:cs="Tahoma"/>
          <w:color w:val="000000" w:themeColor="text1"/>
        </w:rPr>
        <w:t>m2 đối với</w:t>
      </w:r>
      <w:r w:rsidR="004C7538">
        <w:rPr>
          <w:rFonts w:ascii="Tahoma" w:eastAsia="Tahoma" w:hAnsi="Tahoma" w:cs="Tahoma"/>
          <w:color w:val="000000" w:themeColor="text1"/>
        </w:rPr>
        <w:t xml:space="preserve"> mẫu nhà Cosmo. </w:t>
      </w:r>
    </w:p>
    <w:p w14:paraId="2F4D804E" w14:textId="09799646" w:rsidR="00C60171" w:rsidRPr="001439EE" w:rsidRDefault="003E050C" w:rsidP="006A27F6">
      <w:pPr>
        <w:pStyle w:val="ListParagraph"/>
        <w:numPr>
          <w:ilvl w:val="1"/>
          <w:numId w:val="32"/>
        </w:numPr>
        <w:spacing w:before="0" w:after="0" w:line="276" w:lineRule="auto"/>
        <w:rPr>
          <w:rFonts w:ascii="Tahoma" w:eastAsia="Tahoma" w:hAnsi="Tahoma" w:cs="Tahoma"/>
          <w:color w:val="000000" w:themeColor="text1"/>
        </w:rPr>
      </w:pPr>
      <w:r w:rsidRPr="001439EE">
        <w:rPr>
          <w:rFonts w:ascii="Tahoma" w:eastAsia="Tahoma" w:hAnsi="Tahoma" w:cs="Tahoma"/>
          <w:color w:val="000000" w:themeColor="text1"/>
        </w:rPr>
        <w:t>Phòng ăn tầng 3</w:t>
      </w:r>
    </w:p>
    <w:p w14:paraId="3DCA1539" w14:textId="2E0E8A87" w:rsidR="003E050C" w:rsidRPr="001439EE" w:rsidRDefault="00CF4A3E" w:rsidP="006A27F6">
      <w:pPr>
        <w:pStyle w:val="ListParagraph"/>
        <w:numPr>
          <w:ilvl w:val="1"/>
          <w:numId w:val="32"/>
        </w:numPr>
        <w:spacing w:before="0" w:after="0" w:line="276" w:lineRule="auto"/>
        <w:rPr>
          <w:rFonts w:ascii="Tahoma" w:eastAsia="Tahoma" w:hAnsi="Tahoma" w:cs="Tahoma"/>
          <w:color w:val="000000" w:themeColor="text1"/>
        </w:rPr>
      </w:pPr>
      <w:r w:rsidRPr="001439EE">
        <w:rPr>
          <w:rFonts w:ascii="Tahoma" w:eastAsia="Tahoma" w:hAnsi="Tahoma" w:cs="Tahoma"/>
          <w:color w:val="000000" w:themeColor="text1"/>
        </w:rPr>
        <w:t>Cả 5 tầng có nguồn sáng tự nhiên rất dồi dào, tràn đầy sinh khí.</w:t>
      </w:r>
    </w:p>
    <w:p w14:paraId="3F151BD5" w14:textId="191829B1" w:rsidR="003B5DC2" w:rsidRDefault="026513F6" w:rsidP="30812FBA">
      <w:pPr>
        <w:pStyle w:val="Heading2"/>
        <w:rPr>
          <w:rFonts w:ascii="Tahoma" w:eastAsia="Tahoma" w:hAnsi="Tahoma" w:cs="Tahoma"/>
          <w:b/>
          <w:bCs/>
        </w:rPr>
      </w:pPr>
      <w:r>
        <w:t xml:space="preserve">08 - </w:t>
      </w:r>
      <w:r w:rsidR="1C325246">
        <w:t>Bên em có khí tươi trong nhà à? hoạt động thế nào? Chị sợ nhà bị ngộp lắm.</w:t>
      </w:r>
    </w:p>
    <w:p w14:paraId="4E0215C9" w14:textId="43301FC6" w:rsidR="003B5DC2" w:rsidRDefault="1C325246" w:rsidP="5BDB33C6">
      <w:pPr>
        <w:spacing w:before="0" w:after="160" w:line="276" w:lineRule="auto"/>
        <w:ind w:left="360"/>
      </w:pPr>
      <w:r w:rsidRPr="5BDB33C6">
        <w:rPr>
          <w:rFonts w:ascii="Tahoma" w:eastAsia="Tahoma" w:hAnsi="Tahoma" w:cs="Tahoma"/>
        </w:rPr>
        <w:t xml:space="preserve">Chị yên tâm ạ, AirTop là "lá phổi" của nhà Ny'ah. Hệ thống sẽ bơm khí sạch từ sân thượng, qua bộ lọc và dẫn xuống từng phòng. </w:t>
      </w:r>
    </w:p>
    <w:p w14:paraId="6BA57601" w14:textId="1006CEE1" w:rsidR="003B5DC2" w:rsidRDefault="1C325246" w:rsidP="5BDB33C6">
      <w:pPr>
        <w:spacing w:before="0" w:after="160" w:line="276" w:lineRule="auto"/>
        <w:ind w:left="360"/>
        <w:rPr>
          <w:rFonts w:ascii="Tahoma" w:eastAsia="Tahoma" w:hAnsi="Tahoma" w:cs="Tahoma"/>
        </w:rPr>
      </w:pPr>
      <w:r w:rsidRPr="5BDB33C6">
        <w:rPr>
          <w:rFonts w:ascii="Tahoma" w:eastAsia="Tahoma" w:hAnsi="Tahoma" w:cs="Tahoma"/>
        </w:rPr>
        <w:t xml:space="preserve">Cứ mỗi 3 giờ, toàn bộ không khí trong nhà được thay mới một lần. Ngay cả khi chị đóng kín cửa ngủ suốt đêm, không khí vẫn luôn tươi mới, cả nhà thở sạch, ngủ sâu, tốt cho sức khỏe cho trẻ con, người già chị ạ. </w:t>
      </w:r>
    </w:p>
    <w:p w14:paraId="4BB91F8F" w14:textId="65042064" w:rsidR="00BC5614" w:rsidRPr="00BC5614" w:rsidRDefault="00BC5614" w:rsidP="5BDB33C6">
      <w:pPr>
        <w:spacing w:before="0" w:after="160" w:line="276" w:lineRule="auto"/>
        <w:ind w:left="360"/>
      </w:pPr>
      <w:r w:rsidRPr="00BC5614">
        <w:rPr>
          <w:rFonts w:ascii="Tahoma" w:eastAsia="Tahoma" w:hAnsi="Tahoma" w:cs="Tahoma"/>
        </w:rPr>
        <w:t>Nhà bên em luôn có th</w:t>
      </w:r>
      <w:r>
        <w:rPr>
          <w:rFonts w:ascii="Tahoma" w:eastAsia="Tahoma" w:hAnsi="Tahoma" w:cs="Tahoma"/>
        </w:rPr>
        <w:t>iết kế hệ thống khí tươi</w:t>
      </w:r>
      <w:r w:rsidR="00644F89">
        <w:rPr>
          <w:rFonts w:ascii="Tahoma" w:eastAsia="Tahoma" w:hAnsi="Tahoma" w:cs="Tahoma"/>
        </w:rPr>
        <w:t xml:space="preserve">, </w:t>
      </w:r>
      <w:r w:rsidR="00703BA5">
        <w:rPr>
          <w:rFonts w:ascii="Tahoma" w:eastAsia="Tahoma" w:hAnsi="Tahoma" w:cs="Tahoma"/>
        </w:rPr>
        <w:t xml:space="preserve">chị tham khảo </w:t>
      </w:r>
      <w:r w:rsidR="00D74BB6">
        <w:rPr>
          <w:rFonts w:ascii="Tahoma" w:eastAsia="Tahoma" w:hAnsi="Tahoma" w:cs="Tahoma"/>
        </w:rPr>
        <w:t xml:space="preserve">hình ảnh em gửi </w:t>
      </w:r>
      <w:r w:rsidR="00FA00A5">
        <w:rPr>
          <w:rFonts w:ascii="Tahoma" w:eastAsia="Tahoma" w:hAnsi="Tahoma" w:cs="Tahoma"/>
        </w:rPr>
        <w:t>m</w:t>
      </w:r>
      <w:r w:rsidR="00857CFB">
        <w:rPr>
          <w:rFonts w:ascii="Tahoma" w:eastAsia="Tahoma" w:hAnsi="Tahoma" w:cs="Tahoma"/>
        </w:rPr>
        <w:t xml:space="preserve">iệng cấp khí tươi. </w:t>
      </w:r>
    </w:p>
    <w:p w14:paraId="48F3706A" w14:textId="28310ACF" w:rsidR="003B5DC2" w:rsidRDefault="2BC84E66" w:rsidP="386DA77D">
      <w:pPr>
        <w:pStyle w:val="Heading2"/>
        <w:rPr>
          <w:rFonts w:ascii="Tahoma" w:eastAsia="Tahoma" w:hAnsi="Tahoma" w:cs="Tahoma"/>
          <w:b/>
          <w:bCs/>
        </w:rPr>
      </w:pPr>
      <w:r>
        <w:t xml:space="preserve">09 - </w:t>
      </w:r>
      <w:r w:rsidR="1C325246">
        <w:t>Nhà nhiều tầng thế này có thang máy không em?</w:t>
      </w:r>
    </w:p>
    <w:p w14:paraId="312944CC" w14:textId="035C3BBB" w:rsidR="003B5DC2" w:rsidRDefault="1C325246" w:rsidP="5BDB33C6">
      <w:pPr>
        <w:spacing w:before="0" w:after="160" w:line="276" w:lineRule="auto"/>
        <w:ind w:left="360"/>
        <w:rPr>
          <w:ins w:id="2" w:author="Luan Ngo-Tran" w:date="2026-05-21T14:21:00Z" w16du:dateUtc="2026-05-21T07:21:00Z"/>
          <w:rFonts w:ascii="Tahoma" w:eastAsia="Tahoma" w:hAnsi="Tahoma" w:cs="Tahoma"/>
        </w:rPr>
      </w:pPr>
      <w:r w:rsidRPr="5BDB33C6">
        <w:rPr>
          <w:rFonts w:ascii="Tahoma" w:eastAsia="Tahoma" w:hAnsi="Tahoma" w:cs="Tahoma"/>
        </w:rPr>
        <w:t xml:space="preserve"> Dạ có luôn ạ. Tất cả các mẫu nhà mới bên em đều được thiết kế sẵn hố thang máy xuyên suốt 6 tầng</w:t>
      </w:r>
      <w:r w:rsidR="00C80E8D">
        <w:rPr>
          <w:rFonts w:ascii="Tahoma" w:eastAsia="Tahoma" w:hAnsi="Tahoma" w:cs="Tahoma"/>
        </w:rPr>
        <w:t xml:space="preserve"> với 6 điểm dừng lên tận sân thượng.</w:t>
      </w:r>
      <w:r w:rsidRPr="5BDB33C6">
        <w:rPr>
          <w:rFonts w:ascii="Tahoma" w:eastAsia="Tahoma" w:hAnsi="Tahoma" w:cs="Tahoma"/>
        </w:rPr>
        <w:t xml:space="preserve"> Cũng có vài trường hợp đặc biệt chưa có nhu cầu lắp ngay, mình có thể lấp kết cấu tạm để đảm bảo thẩm mỹ. Sau này mình muốn lắp chỉ cần đưa thang máy vào, không phải đập phá hay sửa chữa gì ảnh hưởng đến kết cấu nhà cả. Rất bền vững và linh hoạt ạ.</w:t>
      </w:r>
    </w:p>
    <w:p w14:paraId="79C645F3" w14:textId="409A5605" w:rsidR="003B5DC2" w:rsidRDefault="4050F18E" w:rsidP="21D04160">
      <w:pPr>
        <w:pStyle w:val="Heading2"/>
        <w:rPr>
          <w:rFonts w:ascii="Tahoma" w:eastAsia="Tahoma" w:hAnsi="Tahoma" w:cs="Tahoma"/>
          <w:b/>
          <w:bCs/>
        </w:rPr>
      </w:pPr>
      <w:r>
        <w:lastRenderedPageBreak/>
        <w:t xml:space="preserve">10- </w:t>
      </w:r>
      <w:r w:rsidR="1C325246">
        <w:t>Có layout căn này hoặc hình thực tế ko gửi chị xem?</w:t>
      </w:r>
    </w:p>
    <w:p w14:paraId="7AB1DAE2" w14:textId="149376E1" w:rsidR="003B5DC2" w:rsidRDefault="1C325246" w:rsidP="5BDB33C6">
      <w:pPr>
        <w:spacing w:before="0" w:after="160" w:line="276" w:lineRule="auto"/>
        <w:ind w:left="450"/>
        <w:rPr>
          <w:rFonts w:ascii="Tahoma" w:eastAsia="Tahoma" w:hAnsi="Tahoma" w:cs="Tahoma"/>
        </w:rPr>
      </w:pPr>
      <w:r w:rsidRPr="5BDB33C6">
        <w:rPr>
          <w:rFonts w:ascii="Tahoma" w:eastAsia="Tahoma" w:hAnsi="Tahoma" w:cs="Tahoma"/>
        </w:rPr>
        <w:t xml:space="preserve">Dạ, </w:t>
      </w:r>
      <w:r w:rsidR="428AF5A1" w:rsidRPr="39D664B5">
        <w:rPr>
          <w:rFonts w:ascii="Tahoma" w:eastAsia="Tahoma" w:hAnsi="Tahoma" w:cs="Tahoma"/>
        </w:rPr>
        <w:t>em gửi c</w:t>
      </w:r>
      <w:r w:rsidRPr="39D664B5">
        <w:rPr>
          <w:rFonts w:ascii="Tahoma" w:eastAsia="Tahoma" w:hAnsi="Tahoma" w:cs="Tahoma"/>
        </w:rPr>
        <w:t>hị</w:t>
      </w:r>
      <w:r w:rsidRPr="5BDB33C6">
        <w:rPr>
          <w:rFonts w:ascii="Tahoma" w:eastAsia="Tahoma" w:hAnsi="Tahoma" w:cs="Tahoma"/>
        </w:rPr>
        <w:t xml:space="preserve"> tham khảo:</w:t>
      </w:r>
    </w:p>
    <w:p w14:paraId="600575F2" w14:textId="64FC360E" w:rsidR="003B5DC2" w:rsidRDefault="1C325246" w:rsidP="5BDB33C6">
      <w:pPr>
        <w:spacing w:before="0" w:after="160" w:line="276" w:lineRule="auto"/>
        <w:ind w:left="450"/>
      </w:pPr>
      <w:r w:rsidRPr="5BDB33C6">
        <w:rPr>
          <w:rFonts w:ascii="Tahoma" w:eastAsia="Tahoma" w:hAnsi="Tahoma" w:cs="Tahoma"/>
        </w:rPr>
        <w:t xml:space="preserve">Datasheet layout Cosmo gen 2: </w:t>
      </w:r>
      <w:hyperlink r:id="rId17">
        <w:r w:rsidRPr="5BDB33C6">
          <w:rPr>
            <w:rStyle w:val="Hyperlink"/>
            <w:rFonts w:ascii="Tahoma" w:eastAsia="Tahoma" w:hAnsi="Tahoma" w:cs="Tahoma"/>
            <w:color w:val="467886"/>
          </w:rPr>
          <w:t>https://photos.google.com/share/AF1QipOqKnRUp8vLJ_7v24R4nmVeCWp-MnQktJnx38cijCuo-Vv2s1lD75zeuOlYZfy7kA?key=R09HbktoWXR2RGxRSzhwWllNVWJJU0d2aEpaYS1n</w:t>
        </w:r>
      </w:hyperlink>
    </w:p>
    <w:p w14:paraId="21F6635D" w14:textId="6BA2DEF8" w:rsidR="003B5DC2" w:rsidRPr="000C3744" w:rsidRDefault="1C325246" w:rsidP="5BDB33C6">
      <w:pPr>
        <w:spacing w:before="0" w:after="160" w:line="276" w:lineRule="auto"/>
        <w:ind w:left="450"/>
        <w:rPr>
          <w:lang w:val="fr-FR"/>
        </w:rPr>
      </w:pPr>
      <w:r w:rsidRPr="5BDB33C6">
        <w:rPr>
          <w:rFonts w:ascii="Tahoma" w:eastAsia="Tahoma" w:hAnsi="Tahoma" w:cs="Tahoma"/>
          <w:lang w:val="fr-FR"/>
        </w:rPr>
        <w:t xml:space="preserve">Soi mẫu nhà (3D): </w:t>
      </w:r>
      <w:r>
        <w:fldChar w:fldCharType="begin"/>
      </w:r>
      <w:r w:rsidRPr="00E33240">
        <w:rPr>
          <w:lang w:val="fr-FR"/>
          <w:rPrChange w:id="3" w:author="Anh Trương" w:date="2026-05-21T14:56:00Z" w16du:dateUtc="2026-05-21T07:56:00Z">
            <w:rPr/>
          </w:rPrChange>
        </w:rPr>
        <w:instrText>HYPERLINK "https://www.youtube.com/watch?v=tFq6OtFxVVU" \h</w:instrText>
      </w:r>
      <w:r>
        <w:fldChar w:fldCharType="separate"/>
      </w:r>
      <w:r w:rsidRPr="5BDB33C6">
        <w:rPr>
          <w:rStyle w:val="Hyperlink"/>
          <w:rFonts w:ascii="Tahoma" w:eastAsia="Tahoma" w:hAnsi="Tahoma" w:cs="Tahoma"/>
          <w:color w:val="467886"/>
          <w:lang w:val="fr-FR"/>
        </w:rPr>
        <w:t>https://www.youtube.com/watch?v=tFq6OtFxVVU</w:t>
      </w:r>
      <w:r>
        <w:fldChar w:fldCharType="end"/>
      </w:r>
    </w:p>
    <w:p w14:paraId="6D06ABE7" w14:textId="7F4EC7CD" w:rsidR="003B5DC2" w:rsidRPr="00BE79C3" w:rsidRDefault="3417B362" w:rsidP="5BDB33C6">
      <w:pPr>
        <w:spacing w:before="0" w:after="160" w:line="276" w:lineRule="auto"/>
        <w:ind w:left="450"/>
        <w:rPr>
          <w:lang w:val="fr-FR"/>
        </w:rPr>
      </w:pPr>
      <w:r w:rsidRPr="3E663160">
        <w:rPr>
          <w:rFonts w:ascii="Tahoma" w:eastAsia="Tahoma" w:hAnsi="Tahoma" w:cs="Tahoma"/>
          <w:lang w:val="fr-FR"/>
        </w:rPr>
        <w:t xml:space="preserve">Bấm chuông </w:t>
      </w:r>
      <w:r w:rsidRPr="005D637E">
        <w:rPr>
          <w:rFonts w:ascii="Tahoma" w:eastAsia="Tahoma" w:hAnsi="Tahoma" w:cs="Tahoma"/>
          <w:lang w:val="fr-FR"/>
        </w:rPr>
        <w:t>nhà mình</w:t>
      </w:r>
      <w:r w:rsidR="1C325246" w:rsidRPr="00BE79C3">
        <w:rPr>
          <w:rFonts w:ascii="Tahoma" w:eastAsia="Tahoma" w:hAnsi="Tahoma" w:cs="Tahoma"/>
          <w:lang w:val="fr-FR"/>
        </w:rPr>
        <w:t xml:space="preserve"> (thực tế): </w:t>
      </w:r>
      <w:r w:rsidR="1C325246">
        <w:fldChar w:fldCharType="begin"/>
      </w:r>
      <w:r w:rsidR="1C325246" w:rsidRPr="00F01B08">
        <w:rPr>
          <w:lang w:val="fr-FR"/>
          <w:rPrChange w:id="4" w:author="Anh Trương" w:date="2026-05-21T14:56:00Z" w16du:dateUtc="2026-05-21T07:56:00Z">
            <w:rPr/>
          </w:rPrChange>
        </w:rPr>
        <w:instrText>HYPERLINK "https://photos.app.goo.gl/wF7L4gsETXv7Tous5" \h</w:instrText>
      </w:r>
      <w:r w:rsidR="1C325246">
        <w:fldChar w:fldCharType="separate"/>
      </w:r>
      <w:r w:rsidR="1C325246" w:rsidRPr="00BE79C3">
        <w:rPr>
          <w:rStyle w:val="Hyperlink"/>
          <w:rFonts w:ascii="Tahoma" w:eastAsia="Tahoma" w:hAnsi="Tahoma" w:cs="Tahoma"/>
          <w:color w:val="467886"/>
          <w:lang w:val="fr-FR"/>
        </w:rPr>
        <w:t>https://photos.app.goo.gl/wF7L4gsETXv7Tous5</w:t>
      </w:r>
      <w:r w:rsidR="1C325246">
        <w:fldChar w:fldCharType="end"/>
      </w:r>
    </w:p>
    <w:p w14:paraId="49B06A78" w14:textId="22B67162" w:rsidR="003B5DC2" w:rsidRDefault="1C325246" w:rsidP="0074325C">
      <w:pPr>
        <w:pStyle w:val="Heading2"/>
        <w:rPr>
          <w:lang w:val="fr-FR"/>
        </w:rPr>
      </w:pPr>
      <w:r w:rsidRPr="00BE79C3">
        <w:rPr>
          <w:lang w:val="fr-FR"/>
        </w:rPr>
        <w:t xml:space="preserve"> </w:t>
      </w:r>
      <w:r w:rsidR="0074325C" w:rsidRPr="00503C61">
        <w:rPr>
          <w:lang w:val="fr-FR"/>
        </w:rPr>
        <w:t xml:space="preserve">11. </w:t>
      </w:r>
      <w:r w:rsidR="00503C61" w:rsidRPr="00503C61">
        <w:rPr>
          <w:lang w:val="fr-FR"/>
        </w:rPr>
        <w:t>Chị muốn thay đổi thiết kế lại : đ</w:t>
      </w:r>
      <w:r w:rsidR="00503C61">
        <w:rPr>
          <w:lang w:val="fr-FR"/>
        </w:rPr>
        <w:t>ổi vị trí bếp, cầu thang, và lấp sàn… ? có đc không ?</w:t>
      </w:r>
    </w:p>
    <w:p w14:paraId="3736BB9E" w14:textId="2173E911" w:rsidR="007A6820" w:rsidRDefault="00C31643" w:rsidP="00503C61">
      <w:pPr>
        <w:rPr>
          <w:rFonts w:ascii="Tahoma" w:hAnsi="Tahoma" w:cs="Tahoma"/>
          <w:lang w:val="fr-FR"/>
        </w:rPr>
      </w:pPr>
      <w:r>
        <w:rPr>
          <w:rFonts w:ascii="Tahoma" w:hAnsi="Tahoma" w:cs="Tahoma"/>
          <w:lang w:val="fr-FR"/>
        </w:rPr>
        <w:t>Dạ, c</w:t>
      </w:r>
      <w:r w:rsidR="007A6820">
        <w:rPr>
          <w:rFonts w:ascii="Tahoma" w:hAnsi="Tahoma" w:cs="Tahoma"/>
          <w:lang w:val="fr-FR"/>
        </w:rPr>
        <w:t xml:space="preserve">ăn nhà anh chị mua đã có GP XD </w:t>
      </w:r>
      <w:r w:rsidR="002C2561">
        <w:rPr>
          <w:rFonts w:ascii="Tahoma" w:hAnsi="Tahoma" w:cs="Tahoma"/>
          <w:lang w:val="fr-FR"/>
        </w:rPr>
        <w:t>và thực tế là tụi em đã xin</w:t>
      </w:r>
      <w:r>
        <w:rPr>
          <w:rFonts w:ascii="Tahoma" w:hAnsi="Tahoma" w:cs="Tahoma"/>
          <w:lang w:val="fr-FR"/>
        </w:rPr>
        <w:t xml:space="preserve"> phép</w:t>
      </w:r>
      <w:r w:rsidR="002C2561">
        <w:rPr>
          <w:rFonts w:ascii="Tahoma" w:hAnsi="Tahoma" w:cs="Tahoma"/>
          <w:lang w:val="fr-FR"/>
        </w:rPr>
        <w:t xml:space="preserve"> với diện tích tối đa. Thiết kế của tụi em đã qua nhiều thế hệ cải tiến, và bản thân trên dự án cũng đã tối ưu thêm </w:t>
      </w:r>
      <w:r w:rsidR="00EE6588">
        <w:rPr>
          <w:rFonts w:ascii="Tahoma" w:hAnsi="Tahoma" w:cs="Tahoma"/>
          <w:lang w:val="fr-FR"/>
        </w:rPr>
        <w:t>công năng</w:t>
      </w:r>
      <w:r w:rsidR="002C2561">
        <w:rPr>
          <w:rFonts w:ascii="Tahoma" w:hAnsi="Tahoma" w:cs="Tahoma"/>
          <w:lang w:val="fr-FR"/>
        </w:rPr>
        <w:t xml:space="preserve"> </w:t>
      </w:r>
      <w:r w:rsidR="00B012E5">
        <w:rPr>
          <w:rFonts w:ascii="Tahoma" w:hAnsi="Tahoma" w:cs="Tahoma"/>
          <w:lang w:val="fr-FR"/>
        </w:rPr>
        <w:t>sau khi bàn giao các căn nhà đầu tiên.</w:t>
      </w:r>
    </w:p>
    <w:p w14:paraId="4F4454DA" w14:textId="3626731F" w:rsidR="00B012E5" w:rsidRDefault="00B012E5" w:rsidP="00503C61">
      <w:pPr>
        <w:rPr>
          <w:rFonts w:ascii="Tahoma" w:hAnsi="Tahoma" w:cs="Tahoma"/>
          <w:lang w:val="fr-FR"/>
        </w:rPr>
      </w:pPr>
      <w:r>
        <w:rPr>
          <w:rFonts w:ascii="Tahoma" w:hAnsi="Tahoma" w:cs="Tahoma"/>
          <w:lang w:val="fr-FR"/>
        </w:rPr>
        <w:t xml:space="preserve">Việc thay đổi </w:t>
      </w:r>
      <w:r w:rsidR="00513B5A">
        <w:rPr>
          <w:rFonts w:ascii="Tahoma" w:hAnsi="Tahoma" w:cs="Tahoma"/>
          <w:lang w:val="fr-FR"/>
        </w:rPr>
        <w:t>ban công, thay đổi thang, thay đổi sàn là không thế thực hiện được.</w:t>
      </w:r>
    </w:p>
    <w:p w14:paraId="6CBBC620" w14:textId="35DBDBC2" w:rsidR="002D2E2B" w:rsidRPr="00C86F4B" w:rsidRDefault="002D2E2B" w:rsidP="00C86F4B">
      <w:pPr>
        <w:pStyle w:val="Heading2"/>
        <w:rPr>
          <w:lang w:val="fr-FR"/>
        </w:rPr>
      </w:pPr>
      <w:r>
        <w:rPr>
          <w:lang w:val="fr-FR"/>
        </w:rPr>
        <w:t xml:space="preserve">12. </w:t>
      </w:r>
      <w:r w:rsidR="00C86F4B" w:rsidRPr="00C86F4B">
        <w:rPr>
          <w:lang w:val="fr-FR"/>
        </w:rPr>
        <w:t xml:space="preserve">Nhà </w:t>
      </w:r>
      <w:r w:rsidR="00C86F4B">
        <w:rPr>
          <w:lang w:val="fr-FR"/>
        </w:rPr>
        <w:t>chị có</w:t>
      </w:r>
      <w:r w:rsidR="00C86F4B" w:rsidRPr="00C86F4B">
        <w:rPr>
          <w:lang w:val="fr-FR"/>
        </w:rPr>
        <w:t xml:space="preserve"> </w:t>
      </w:r>
      <w:r w:rsidR="004C7E3D">
        <w:rPr>
          <w:lang w:val="fr-FR"/>
        </w:rPr>
        <w:t xml:space="preserve">vài </w:t>
      </w:r>
      <w:r w:rsidR="00C86F4B" w:rsidRPr="00C86F4B">
        <w:rPr>
          <w:lang w:val="fr-FR"/>
        </w:rPr>
        <w:t>xe máy và 1 xe hơi muốn để xe hơi bên ngoài luôn thì có được không? </w:t>
      </w:r>
    </w:p>
    <w:p w14:paraId="5A5B6202" w14:textId="77777777" w:rsidR="00C92EEB" w:rsidRPr="00C92EEB" w:rsidRDefault="00C92EEB" w:rsidP="00C92EEB">
      <w:pPr>
        <w:rPr>
          <w:rFonts w:ascii="Tahoma" w:hAnsi="Tahoma" w:cs="Tahoma"/>
          <w:lang w:val="fr-FR"/>
        </w:rPr>
      </w:pPr>
      <w:r w:rsidRPr="00C92EEB">
        <w:rPr>
          <w:rFonts w:ascii="Tahoma" w:hAnsi="Tahoma" w:cs="Tahoma"/>
          <w:lang w:val="fr-FR"/>
        </w:rPr>
        <w:t>Dạ em chia sẻ thật, vì Ny'ah là khu compound biệt lập nên để giữ gìn không gian văn minh chung, bên em có quy định không để xe hơi dưới lòng đường hay trên vỉa hè ạ:</w:t>
      </w:r>
    </w:p>
    <w:p w14:paraId="7ECBBC38" w14:textId="77777777" w:rsidR="00C92EEB" w:rsidRPr="00C92EEB" w:rsidRDefault="00C92EEB" w:rsidP="00C92EEB">
      <w:pPr>
        <w:numPr>
          <w:ilvl w:val="0"/>
          <w:numId w:val="23"/>
        </w:numPr>
        <w:rPr>
          <w:rFonts w:ascii="Tahoma" w:hAnsi="Tahoma" w:cs="Tahoma"/>
          <w:lang w:val="fr-FR"/>
        </w:rPr>
      </w:pPr>
      <w:r w:rsidRPr="00C92EEB">
        <w:rPr>
          <w:rFonts w:ascii="Tahoma" w:hAnsi="Tahoma" w:cs="Tahoma"/>
          <w:lang w:val="fr-FR"/>
        </w:rPr>
        <w:t>Ưu tiên cho gia đình: Vỉa hè và đường nội bộ hoàn toàn không để xe tràn lan, mục đích là ưu tiên khoảng không gian an toàn cho các bé chạy nhảy, vui chơi và người lớn tuổi đi bộ thong thả. Như vậy cảnh quan khu nhà mình lúc nào cũng sạch sẽ và thoáng đãng.</w:t>
      </w:r>
    </w:p>
    <w:p w14:paraId="6900AAD9" w14:textId="7DBA39F2" w:rsidR="00C92EEB" w:rsidRPr="00C92EEB" w:rsidRDefault="00C92EEB" w:rsidP="00C92EEB">
      <w:pPr>
        <w:numPr>
          <w:ilvl w:val="0"/>
          <w:numId w:val="23"/>
        </w:numPr>
        <w:rPr>
          <w:rFonts w:ascii="Tahoma" w:hAnsi="Tahoma" w:cs="Tahoma"/>
          <w:lang w:val="fr-FR"/>
        </w:rPr>
      </w:pPr>
      <w:r w:rsidRPr="00C92EEB">
        <w:rPr>
          <w:rFonts w:ascii="Tahoma" w:hAnsi="Tahoma" w:cs="Tahoma"/>
          <w:lang w:val="fr-FR"/>
        </w:rPr>
        <w:t>Tối ưu không gian nhà mình</w:t>
      </w:r>
      <w:r w:rsidRPr="00C92EEB">
        <w:rPr>
          <w:rFonts w:ascii="Tahoma" w:hAnsi="Tahoma" w:cs="Tahoma"/>
          <w:b/>
          <w:bCs/>
          <w:lang w:val="fr-FR"/>
        </w:rPr>
        <w:t>:</w:t>
      </w:r>
      <w:r w:rsidRPr="00C92EEB">
        <w:rPr>
          <w:rFonts w:ascii="Tahoma" w:hAnsi="Tahoma" w:cs="Tahoma"/>
          <w:lang w:val="fr-FR"/>
        </w:rPr>
        <w:t xml:space="preserve"> Diện tích garage bên trong nhà Ny'ah đã được tính toán rất kỹ rồi ạ. Thiết kế có vách kính ngăn mùi tinh tế, hoàn toàn đủ chỗ cho 1 xe hơi và cả 4 chiếc xe máy của gia đình mình luôn</w:t>
      </w:r>
      <w:r w:rsidR="002D7AB1">
        <w:rPr>
          <w:rFonts w:ascii="Tahoma" w:hAnsi="Tahoma" w:cs="Tahoma"/>
          <w:lang w:val="fr-FR"/>
        </w:rPr>
        <w:t xml:space="preserve">. </w:t>
      </w:r>
    </w:p>
    <w:p w14:paraId="59A7466F" w14:textId="7A379C93" w:rsidR="00C92EEB" w:rsidRPr="00C92EEB" w:rsidRDefault="00C92EEB" w:rsidP="00C92EEB">
      <w:pPr>
        <w:rPr>
          <w:rFonts w:ascii="Tahoma" w:hAnsi="Tahoma" w:cs="Tahoma"/>
          <w:lang w:val="fr-FR"/>
        </w:rPr>
      </w:pPr>
      <w:r w:rsidRPr="00C92EEB">
        <w:rPr>
          <w:rFonts w:ascii="Tahoma" w:hAnsi="Tahoma" w:cs="Tahoma"/>
          <w:lang w:val="fr-FR"/>
        </w:rPr>
        <w:t xml:space="preserve">Trong trường </w:t>
      </w:r>
      <w:r w:rsidR="002D7AB1">
        <w:rPr>
          <w:rFonts w:ascii="Tahoma" w:hAnsi="Tahoma" w:cs="Tahoma"/>
          <w:lang w:val="fr-FR"/>
        </w:rPr>
        <w:t xml:space="preserve">hợp, anh chị thấy bị chật quá thì </w:t>
      </w:r>
      <w:r w:rsidRPr="00C92EEB">
        <w:rPr>
          <w:rFonts w:ascii="Tahoma" w:hAnsi="Tahoma" w:cs="Tahoma"/>
          <w:lang w:val="fr-FR"/>
        </w:rPr>
        <w:t>thì ngay đối diện khu nhà có bãi xe của chung cư Trương Đình Hội còn dư nhiều suất gửi, cực kỳ tiện để anh chị sử dụng làm phương án dự phòng ạ.</w:t>
      </w:r>
    </w:p>
    <w:p w14:paraId="0145F6FB" w14:textId="77777777" w:rsidR="00C92EEB" w:rsidRDefault="00C92EEB" w:rsidP="00C92EEB">
      <w:pPr>
        <w:rPr>
          <w:rFonts w:ascii="Tahoma" w:hAnsi="Tahoma" w:cs="Tahoma"/>
          <w:lang w:val="fr-FR"/>
        </w:rPr>
      </w:pPr>
      <w:r w:rsidRPr="00C92EEB">
        <w:rPr>
          <w:rFonts w:ascii="Tahoma" w:hAnsi="Tahoma" w:cs="Tahoma"/>
          <w:lang w:val="fr-FR"/>
        </w:rPr>
        <w:t>Thay vì để xe ngoài đường nắng mưa, em nghĩ phương án đỗ xe trong garage riêng vừa an toàn tuyệt đối cho tài sản của mình, vừa giữ được không gian xanh cho tụi nhỏ vui chơi, anh chị thấy hợp lý không ạ?</w:t>
      </w:r>
    </w:p>
    <w:p w14:paraId="2703ABC8" w14:textId="2BDD0505" w:rsidR="004B796F" w:rsidRDefault="004B796F" w:rsidP="004B796F">
      <w:pPr>
        <w:pStyle w:val="Heading2"/>
        <w:rPr>
          <w:lang w:val="fr-FR"/>
        </w:rPr>
      </w:pPr>
      <w:r>
        <w:rPr>
          <w:lang w:val="fr-FR"/>
        </w:rPr>
        <w:lastRenderedPageBreak/>
        <w:t>13.</w:t>
      </w:r>
      <w:r w:rsidRPr="004B796F">
        <w:rPr>
          <w:lang w:val="fr-FR"/>
        </w:rPr>
        <w:t xml:space="preserve"> Rác của khu để ở đâu và xử lý như thế nào cho không có mùi hôi ảnh hưởng khu nhà ?</w:t>
      </w:r>
    </w:p>
    <w:p w14:paraId="70EEA204" w14:textId="7EAD135D" w:rsidR="00674F23" w:rsidRPr="00674F23" w:rsidRDefault="00674F23" w:rsidP="00674F23">
      <w:pPr>
        <w:rPr>
          <w:rFonts w:ascii="Tahoma" w:hAnsi="Tahoma" w:cs="Tahoma"/>
          <w:lang w:val="fr-FR"/>
        </w:rPr>
      </w:pPr>
      <w:r w:rsidRPr="00674F23">
        <w:rPr>
          <w:rFonts w:ascii="Tahoma" w:hAnsi="Tahoma" w:cs="Tahoma"/>
          <w:lang w:val="fr-FR"/>
        </w:rPr>
        <w:t>Dạ, đây cũng là vấn đề được bên em tính toán rất kỹ khi quy hoạch để đảm bảo không gian sống luôn chuẩn sạch</w:t>
      </w:r>
      <w:r w:rsidR="00EF5675">
        <w:rPr>
          <w:rFonts w:ascii="Tahoma" w:hAnsi="Tahoma" w:cs="Tahoma"/>
          <w:lang w:val="fr-FR"/>
        </w:rPr>
        <w:t xml:space="preserve"> : </w:t>
      </w:r>
    </w:p>
    <w:p w14:paraId="0DCA5D41" w14:textId="58B58712" w:rsidR="00674F23" w:rsidRPr="000E6F5D" w:rsidRDefault="00674F23" w:rsidP="00674F23">
      <w:pPr>
        <w:numPr>
          <w:ilvl w:val="0"/>
          <w:numId w:val="24"/>
        </w:numPr>
        <w:rPr>
          <w:rFonts w:ascii="Tahoma" w:hAnsi="Tahoma" w:cs="Tahoma"/>
          <w:lang w:val="fr-FR"/>
        </w:rPr>
      </w:pPr>
      <w:r w:rsidRPr="000E6F5D">
        <w:rPr>
          <w:rFonts w:ascii="Tahoma" w:hAnsi="Tahoma" w:cs="Tahoma"/>
          <w:lang w:val="fr-FR"/>
        </w:rPr>
        <w:t>Nhà tập kết rác được bố trí kín đáo ngay khu vực đầu cổng. Vị trí này giúp xe thu gom rác đô thị dễ dàng tiếp cận và mang rác đi ngay từ phía ngoài</w:t>
      </w:r>
      <w:r w:rsidR="005E0AD3">
        <w:rPr>
          <w:rFonts w:ascii="Tahoma" w:hAnsi="Tahoma" w:cs="Tahoma"/>
          <w:lang w:val="fr-FR"/>
        </w:rPr>
        <w:t xml:space="preserve">. </w:t>
      </w:r>
    </w:p>
    <w:p w14:paraId="27684C60" w14:textId="3BC4B3F0" w:rsidR="00674F23" w:rsidRPr="000E6F5D" w:rsidRDefault="00674F23" w:rsidP="00674F23">
      <w:pPr>
        <w:numPr>
          <w:ilvl w:val="0"/>
          <w:numId w:val="24"/>
        </w:numPr>
        <w:rPr>
          <w:rFonts w:ascii="Tahoma" w:hAnsi="Tahoma" w:cs="Tahoma"/>
          <w:lang w:val="fr-FR"/>
        </w:rPr>
      </w:pPr>
      <w:r w:rsidRPr="000E6F5D">
        <w:rPr>
          <w:rFonts w:ascii="Tahoma" w:hAnsi="Tahoma" w:cs="Tahoma"/>
          <w:lang w:val="fr-FR"/>
        </w:rPr>
        <w:t>Nhà rác được thiết kế theo tiêu chuẩn kín, có hệ thống thông gió</w:t>
      </w:r>
      <w:r w:rsidR="00EF5675">
        <w:rPr>
          <w:rFonts w:ascii="Tahoma" w:hAnsi="Tahoma" w:cs="Tahoma"/>
          <w:lang w:val="fr-FR"/>
        </w:rPr>
        <w:t xml:space="preserve">. </w:t>
      </w:r>
      <w:r w:rsidRPr="000E6F5D">
        <w:rPr>
          <w:rFonts w:ascii="Tahoma" w:hAnsi="Tahoma" w:cs="Tahoma"/>
          <w:lang w:val="fr-FR"/>
        </w:rPr>
        <w:t>Định kỳ mỗi ngày</w:t>
      </w:r>
      <w:r w:rsidR="00EF5675">
        <w:rPr>
          <w:rFonts w:ascii="Tahoma" w:hAnsi="Tahoma" w:cs="Tahoma"/>
          <w:lang w:val="fr-FR"/>
        </w:rPr>
        <w:t xml:space="preserve"> sẽ được</w:t>
      </w:r>
      <w:r w:rsidRPr="000E6F5D">
        <w:rPr>
          <w:rFonts w:ascii="Tahoma" w:hAnsi="Tahoma" w:cs="Tahoma"/>
          <w:lang w:val="fr-FR"/>
        </w:rPr>
        <w:t xml:space="preserve"> thu gom và đơn vị môi trường đô thị sẽ đến chở đi xử lý ngay trong ngày, không có tình trạng ứ đọng qua đêm gây mùi.</w:t>
      </w:r>
    </w:p>
    <w:p w14:paraId="6746B678" w14:textId="77777777" w:rsidR="00674F23" w:rsidRPr="00674F23" w:rsidRDefault="00674F23" w:rsidP="00674F23">
      <w:pPr>
        <w:numPr>
          <w:ilvl w:val="0"/>
          <w:numId w:val="24"/>
        </w:numPr>
        <w:rPr>
          <w:rFonts w:ascii="Tahoma" w:hAnsi="Tahoma" w:cs="Tahoma"/>
          <w:lang w:val="fr-FR"/>
        </w:rPr>
      </w:pPr>
      <w:r w:rsidRPr="000E6F5D">
        <w:rPr>
          <w:rFonts w:ascii="Tahoma" w:hAnsi="Tahoma" w:cs="Tahoma"/>
          <w:lang w:val="fr-FR"/>
        </w:rPr>
        <w:t>Ý thức cộng đồng tự quản:</w:t>
      </w:r>
      <w:r w:rsidRPr="00674F23">
        <w:rPr>
          <w:rFonts w:ascii="Tahoma" w:hAnsi="Tahoma" w:cs="Tahoma"/>
          <w:lang w:val="fr-FR"/>
        </w:rPr>
        <w:t xml:space="preserve"> Vì đây là khu dân cư văn minh, cư dân sẽ cùng nhau thực hiện việc phân loại rác tại nguồn và bỏ rác đúng múi giờ quy định.</w:t>
      </w:r>
    </w:p>
    <w:p w14:paraId="1F0B0FF2" w14:textId="77777777" w:rsidR="0074325C" w:rsidRPr="00503C61" w:rsidRDefault="0074325C" w:rsidP="000020C5">
      <w:pPr>
        <w:pBdr>
          <w:bottom w:val="single" w:sz="4" w:space="1" w:color="auto"/>
        </w:pBdr>
        <w:spacing w:before="0" w:after="160" w:line="276" w:lineRule="auto"/>
        <w:rPr>
          <w:lang w:val="fr-FR"/>
        </w:rPr>
      </w:pPr>
    </w:p>
    <w:p w14:paraId="1F67F1B3" w14:textId="5BE0E2C1" w:rsidR="003B5DC2" w:rsidRPr="00503C61" w:rsidRDefault="003B5DC2" w:rsidP="5BDB33C6">
      <w:pPr>
        <w:spacing w:before="0" w:after="160" w:line="276" w:lineRule="auto"/>
        <w:jc w:val="center"/>
        <w:rPr>
          <w:lang w:val="fr-FR"/>
        </w:rPr>
      </w:pPr>
    </w:p>
    <w:p w14:paraId="14E85DB4" w14:textId="16F87A92" w:rsidR="00060A21" w:rsidRPr="00060A21" w:rsidRDefault="1C325246" w:rsidP="00060A21">
      <w:pPr>
        <w:pStyle w:val="Heading2"/>
        <w:spacing w:before="0" w:after="0" w:line="276" w:lineRule="auto"/>
        <w:rPr>
          <w:rFonts w:ascii="Tahoma" w:eastAsia="Tahoma" w:hAnsi="Tahoma" w:cs="Tahoma"/>
          <w:color w:val="C04F15"/>
          <w:lang w:val="fr-FR"/>
        </w:rPr>
      </w:pPr>
      <w:r w:rsidRPr="00AE57FD">
        <w:rPr>
          <w:rFonts w:ascii="Tahoma" w:eastAsia="Tahoma" w:hAnsi="Tahoma" w:cs="Tahoma"/>
          <w:color w:val="C04F15"/>
          <w:lang w:val="fr-FR"/>
        </w:rPr>
        <w:t xml:space="preserve">Giai đoạn 3: tiện ích &amp; vận </w:t>
      </w:r>
      <w:r w:rsidRPr="3CD5F533">
        <w:rPr>
          <w:rFonts w:ascii="Tahoma" w:eastAsia="Tahoma" w:hAnsi="Tahoma" w:cs="Tahoma"/>
          <w:color w:val="C04F15"/>
          <w:lang w:val="fr-FR"/>
        </w:rPr>
        <w:t>hành</w:t>
      </w:r>
    </w:p>
    <w:p w14:paraId="7600173A" w14:textId="725A2006" w:rsidR="003B5DC2" w:rsidRPr="004170D0" w:rsidRDefault="692DF93A" w:rsidP="486FB148">
      <w:pPr>
        <w:pStyle w:val="Heading2"/>
        <w:rPr>
          <w:rFonts w:ascii="Tahoma" w:eastAsia="Tahoma" w:hAnsi="Tahoma" w:cs="Tahoma"/>
          <w:b/>
          <w:bCs/>
          <w:lang w:val="fr-FR"/>
        </w:rPr>
      </w:pPr>
      <w:r w:rsidRPr="103417DC">
        <w:rPr>
          <w:lang w:val="fr-FR"/>
        </w:rPr>
        <w:t>1</w:t>
      </w:r>
      <w:r w:rsidR="449B3ECE" w:rsidRPr="103417DC">
        <w:rPr>
          <w:lang w:val="fr-FR"/>
        </w:rPr>
        <w:t>1</w:t>
      </w:r>
      <w:r w:rsidR="449B3ECE" w:rsidRPr="1B4719A7">
        <w:rPr>
          <w:lang w:val="fr-FR"/>
        </w:rPr>
        <w:t xml:space="preserve"> </w:t>
      </w:r>
      <w:r w:rsidR="00060A21">
        <w:rPr>
          <w:lang w:val="fr-FR"/>
        </w:rPr>
        <w:t>–</w:t>
      </w:r>
      <w:r w:rsidRPr="486FB148">
        <w:rPr>
          <w:lang w:val="fr-FR"/>
        </w:rPr>
        <w:t xml:space="preserve"> </w:t>
      </w:r>
      <w:r w:rsidR="00060A21">
        <w:rPr>
          <w:lang w:val="fr-FR"/>
        </w:rPr>
        <w:t xml:space="preserve">Phí quản lý bên em </w:t>
      </w:r>
      <w:r w:rsidR="004170D0">
        <w:rPr>
          <w:lang w:val="fr-FR"/>
        </w:rPr>
        <w:t>thế nào ?</w:t>
      </w:r>
      <w:r w:rsidR="1C325246" w:rsidRPr="004170D0">
        <w:rPr>
          <w:lang w:val="fr-FR"/>
        </w:rPr>
        <w:t xml:space="preserve"> </w:t>
      </w:r>
    </w:p>
    <w:p w14:paraId="536AD13D" w14:textId="484A8269" w:rsidR="004B1E05" w:rsidRPr="004B1E05" w:rsidRDefault="004170D0" w:rsidP="004B1E05">
      <w:pPr>
        <w:spacing w:before="0" w:after="0" w:line="276" w:lineRule="auto"/>
        <w:ind w:left="720"/>
        <w:rPr>
          <w:rFonts w:ascii="Tahoma" w:eastAsia="Tahoma" w:hAnsi="Tahoma" w:cs="Tahoma"/>
          <w:lang w:val="fr-FR"/>
        </w:rPr>
      </w:pPr>
      <w:r w:rsidRPr="004170D0">
        <w:rPr>
          <w:rFonts w:ascii="Tahoma" w:eastAsia="Tahoma" w:hAnsi="Tahoma" w:cs="Tahoma"/>
          <w:lang w:val="fr-FR"/>
        </w:rPr>
        <w:t>D</w:t>
      </w:r>
      <w:r>
        <w:rPr>
          <w:rFonts w:ascii="Tahoma" w:eastAsia="Tahoma" w:hAnsi="Tahoma" w:cs="Tahoma"/>
          <w:lang w:val="fr-FR"/>
        </w:rPr>
        <w:t xml:space="preserve">ạ bên em </w:t>
      </w:r>
      <w:r w:rsidRPr="004D0E63">
        <w:rPr>
          <w:rFonts w:ascii="Tahoma" w:eastAsia="Tahoma" w:hAnsi="Tahoma" w:cs="Tahoma"/>
          <w:lang w:val="fr-FR"/>
        </w:rPr>
        <w:t xml:space="preserve">không </w:t>
      </w:r>
      <w:r w:rsidR="008B1CB9" w:rsidRPr="004D0E63">
        <w:rPr>
          <w:rFonts w:ascii="Tahoma" w:eastAsia="Tahoma" w:hAnsi="Tahoma" w:cs="Tahoma"/>
          <w:lang w:val="fr-FR"/>
        </w:rPr>
        <w:t>thu</w:t>
      </w:r>
      <w:r w:rsidRPr="004D0E63">
        <w:rPr>
          <w:rFonts w:ascii="Tahoma" w:eastAsia="Tahoma" w:hAnsi="Tahoma" w:cs="Tahoma"/>
          <w:lang w:val="fr-FR"/>
        </w:rPr>
        <w:t xml:space="preserve"> phí quản lý</w:t>
      </w:r>
      <w:r w:rsidR="004B1E05">
        <w:rPr>
          <w:rFonts w:ascii="Tahoma" w:eastAsia="Tahoma" w:hAnsi="Tahoma" w:cs="Tahoma"/>
          <w:lang w:val="fr-FR"/>
        </w:rPr>
        <w:t xml:space="preserve"> luôn ạ</w:t>
      </w:r>
      <w:r w:rsidR="00BA42B4">
        <w:rPr>
          <w:rFonts w:ascii="Tahoma" w:eastAsia="Tahoma" w:hAnsi="Tahoma" w:cs="Tahoma"/>
          <w:lang w:val="fr-FR"/>
        </w:rPr>
        <w:t xml:space="preserve">. </w:t>
      </w:r>
      <w:r w:rsidR="001B3B19">
        <w:rPr>
          <w:rFonts w:ascii="Tahoma" w:eastAsia="Tahoma" w:hAnsi="Tahoma" w:cs="Tahoma"/>
          <w:lang w:val="fr-FR"/>
        </w:rPr>
        <w:t xml:space="preserve">Bởi vì : </w:t>
      </w:r>
    </w:p>
    <w:p w14:paraId="43E9F38B" w14:textId="262C9A35" w:rsidR="004B1E05" w:rsidRPr="00A03C16" w:rsidRDefault="004B1E05" w:rsidP="004B1E05">
      <w:pPr>
        <w:numPr>
          <w:ilvl w:val="0"/>
          <w:numId w:val="30"/>
        </w:numPr>
        <w:spacing w:before="0" w:after="0" w:line="276" w:lineRule="auto"/>
        <w:rPr>
          <w:rFonts w:ascii="Tahoma" w:eastAsia="Tahoma" w:hAnsi="Tahoma" w:cs="Tahoma"/>
          <w:lang w:val="fr-FR"/>
        </w:rPr>
      </w:pPr>
      <w:r w:rsidRPr="00A03C16">
        <w:rPr>
          <w:rFonts w:ascii="Tahoma" w:eastAsia="Tahoma" w:hAnsi="Tahoma" w:cs="Tahoma"/>
          <w:lang w:val="fr-FR"/>
        </w:rPr>
        <w:t>Thay vì tốn tiền cho đội ngũ nhân sự, bên em dùng Face ID và Camera AI tích hợp thẳng vào điện thoại của anh chị để đảm bảo an ninh.</w:t>
      </w:r>
    </w:p>
    <w:p w14:paraId="0130E1EF" w14:textId="77777777" w:rsidR="004B1E05" w:rsidRPr="001429AF" w:rsidRDefault="004B1E05" w:rsidP="004B1E05">
      <w:pPr>
        <w:numPr>
          <w:ilvl w:val="0"/>
          <w:numId w:val="30"/>
        </w:numPr>
        <w:spacing w:before="0" w:after="0" w:line="276" w:lineRule="auto"/>
        <w:rPr>
          <w:rFonts w:ascii="Tahoma" w:eastAsia="Tahoma" w:hAnsi="Tahoma" w:cs="Tahoma"/>
          <w:lang w:val="fr-FR"/>
        </w:rPr>
      </w:pPr>
      <w:r w:rsidRPr="00A03C16">
        <w:rPr>
          <w:rFonts w:ascii="Tahoma" w:eastAsia="Tahoma" w:hAnsi="Tahoma" w:cs="Tahoma"/>
          <w:lang w:val="fr-FR"/>
        </w:rPr>
        <w:t>Vật liệu bền bỉ</w:t>
      </w:r>
      <w:r w:rsidRPr="001429AF">
        <w:rPr>
          <w:rFonts w:ascii="Tahoma" w:eastAsia="Tahoma" w:hAnsi="Tahoma" w:cs="Tahoma"/>
          <w:lang w:val="fr-FR"/>
        </w:rPr>
        <w:t>: Mọi chi tiết đều được chọn lọc để ít phải duy tu nhất. Đặc biệt, Nhã Đạt có cam kết bảo hành độ bền lên đến 5 - 10 năm.</w:t>
      </w:r>
    </w:p>
    <w:p w14:paraId="3ECAA013" w14:textId="77777777" w:rsidR="00862040" w:rsidRPr="00862040" w:rsidRDefault="00862040" w:rsidP="00862040">
      <w:pPr>
        <w:spacing w:before="0" w:after="0" w:line="276" w:lineRule="auto"/>
        <w:ind w:left="360"/>
        <w:rPr>
          <w:lang w:val="fr-FR"/>
        </w:rPr>
      </w:pPr>
      <w:r w:rsidRPr="00862040">
        <w:rPr>
          <w:rFonts w:ascii="Tahoma" w:eastAsia="Tahoma" w:hAnsi="Tahoma" w:cs="Tahoma"/>
          <w:lang w:val="fr-FR"/>
        </w:rPr>
        <w:t xml:space="preserve">Dạ, đây là nỗ lực của bên em để giảm gánh nặng chi phí lâu dài cho cư dân. </w:t>
      </w:r>
    </w:p>
    <w:p w14:paraId="5D2F0107" w14:textId="77777777" w:rsidR="004170D0" w:rsidRPr="004170D0" w:rsidRDefault="004170D0" w:rsidP="001429AF">
      <w:pPr>
        <w:spacing w:before="0" w:after="0" w:line="276" w:lineRule="auto"/>
        <w:rPr>
          <w:rFonts w:ascii="Tahoma" w:eastAsia="Tahoma" w:hAnsi="Tahoma" w:cs="Tahoma"/>
          <w:lang w:val="fr-FR"/>
        </w:rPr>
      </w:pPr>
    </w:p>
    <w:p w14:paraId="3DF82AD7" w14:textId="7C3994F9" w:rsidR="00060A21" w:rsidRDefault="00060A21" w:rsidP="00060A21">
      <w:pPr>
        <w:pStyle w:val="Heading2"/>
        <w:rPr>
          <w:rFonts w:ascii="Tahoma" w:eastAsia="Tahoma" w:hAnsi="Tahoma" w:cs="Tahoma"/>
          <w:b/>
          <w:bCs/>
        </w:rPr>
      </w:pPr>
      <w:r w:rsidRPr="00862040">
        <w:t xml:space="preserve">11 - </w:t>
      </w:r>
      <w:r w:rsidR="00862040" w:rsidRPr="00862040">
        <w:t xml:space="preserve"> </w:t>
      </w:r>
      <w:r>
        <w:t xml:space="preserve">Vậy an ninh thế nào? </w:t>
      </w:r>
    </w:p>
    <w:p w14:paraId="2DBC7813" w14:textId="40417F0A" w:rsidR="00D37863" w:rsidRPr="00D37863" w:rsidRDefault="00D37863" w:rsidP="00D37863">
      <w:pPr>
        <w:spacing w:before="0" w:after="0" w:line="276" w:lineRule="auto"/>
        <w:ind w:left="720"/>
        <w:rPr>
          <w:rFonts w:ascii="Tahoma" w:eastAsia="Tahoma" w:hAnsi="Tahoma" w:cs="Tahoma"/>
        </w:rPr>
      </w:pPr>
      <w:r w:rsidRPr="00D37863">
        <w:rPr>
          <w:rFonts w:ascii="Tahoma" w:eastAsia="Tahoma" w:hAnsi="Tahoma" w:cs="Tahoma"/>
        </w:rPr>
        <w:t>Dạ, về an ninh thì Ny’ah thay thế mô hình bảo vệ truyền thống bằng hệ thống</w:t>
      </w:r>
      <w:r w:rsidR="006B7E91">
        <w:rPr>
          <w:rFonts w:ascii="Tahoma" w:eastAsia="Tahoma" w:hAnsi="Tahoma" w:cs="Tahoma"/>
        </w:rPr>
        <w:t xml:space="preserve"> tự vận hành</w:t>
      </w:r>
      <w:r w:rsidRPr="00D37863">
        <w:rPr>
          <w:rFonts w:ascii="Tahoma" w:eastAsia="Tahoma" w:hAnsi="Tahoma" w:cs="Tahoma"/>
        </w:rPr>
        <w:t xml:space="preserve">, </w:t>
      </w:r>
      <w:r w:rsidR="006B7E91">
        <w:rPr>
          <w:rFonts w:ascii="Tahoma" w:eastAsia="Tahoma" w:hAnsi="Tahoma" w:cs="Tahoma"/>
        </w:rPr>
        <w:t>dễ dùng và</w:t>
      </w:r>
      <w:r w:rsidRPr="00D37863">
        <w:rPr>
          <w:rFonts w:ascii="Tahoma" w:eastAsia="Tahoma" w:hAnsi="Tahoma" w:cs="Tahoma"/>
        </w:rPr>
        <w:t xml:space="preserve"> ưu tiên sự riêng tư tuyệt đối cho anh chị:</w:t>
      </w:r>
    </w:p>
    <w:p w14:paraId="32572E0C" w14:textId="77777777" w:rsidR="00D37863" w:rsidRPr="00D37863" w:rsidRDefault="00D37863" w:rsidP="00D37863">
      <w:pPr>
        <w:numPr>
          <w:ilvl w:val="0"/>
          <w:numId w:val="17"/>
        </w:numPr>
        <w:spacing w:before="0" w:after="0" w:line="276" w:lineRule="auto"/>
        <w:rPr>
          <w:rFonts w:ascii="Tahoma" w:eastAsia="Tahoma" w:hAnsi="Tahoma" w:cs="Tahoma"/>
        </w:rPr>
      </w:pPr>
      <w:r w:rsidRPr="00D37863">
        <w:rPr>
          <w:rFonts w:ascii="Tahoma" w:eastAsia="Tahoma" w:hAnsi="Tahoma" w:cs="Tahoma"/>
        </w:rPr>
        <w:t>Cổng Face ID &amp; Camera AI: Nhận diện cư dân để mở cổng tự động và giám sát 24/7 qua điện thoại từng gia chủ. Anh chị hoàn toàn làm chủ việc ra vào của nhà mình.</w:t>
      </w:r>
    </w:p>
    <w:p w14:paraId="558E3E3A" w14:textId="77777777" w:rsidR="00D37863" w:rsidRPr="00D37863" w:rsidRDefault="00D37863" w:rsidP="00D37863">
      <w:pPr>
        <w:numPr>
          <w:ilvl w:val="0"/>
          <w:numId w:val="17"/>
        </w:numPr>
        <w:spacing w:before="0" w:after="0" w:line="276" w:lineRule="auto"/>
        <w:rPr>
          <w:rFonts w:ascii="Tahoma" w:eastAsia="Tahoma" w:hAnsi="Tahoma" w:cs="Tahoma"/>
        </w:rPr>
      </w:pPr>
      <w:r w:rsidRPr="00D37863">
        <w:rPr>
          <w:rFonts w:ascii="Tahoma" w:eastAsia="Tahoma" w:hAnsi="Tahoma" w:cs="Tahoma"/>
        </w:rPr>
        <w:t>Mô hình cư dân tự quản: Giúp không gian sống cực kỳ văn minh, không bị làm phiền bởi bên thứ ba và đặc biệt là không lo cảnh tăng phí dịch vụ hàng năm.</w:t>
      </w:r>
    </w:p>
    <w:p w14:paraId="4CF615EE" w14:textId="0454A312" w:rsidR="00D37863" w:rsidRPr="00D37863" w:rsidRDefault="00583957" w:rsidP="00583957">
      <w:pPr>
        <w:spacing w:before="0" w:after="0" w:line="276" w:lineRule="auto"/>
        <w:ind w:left="360"/>
        <w:rPr>
          <w:rFonts w:ascii="Tahoma" w:eastAsia="Tahoma" w:hAnsi="Tahoma" w:cs="Tahoma"/>
        </w:rPr>
      </w:pPr>
      <w:r>
        <w:rPr>
          <w:rFonts w:ascii="Tahoma" w:eastAsia="Tahoma" w:hAnsi="Tahoma" w:cs="Tahoma"/>
        </w:rPr>
        <w:t>Anh chị</w:t>
      </w:r>
      <w:r w:rsidR="00D37863" w:rsidRPr="00D37863">
        <w:rPr>
          <w:rFonts w:ascii="Tahoma" w:eastAsia="Tahoma" w:hAnsi="Tahoma" w:cs="Tahoma"/>
        </w:rPr>
        <w:t xml:space="preserve"> tận hưởng sự riêng tư đúng nghĩa của một khu compound biệt lập ạ.</w:t>
      </w:r>
    </w:p>
    <w:p w14:paraId="73EF4A09" w14:textId="77777777" w:rsidR="00060A21" w:rsidRDefault="00060A21" w:rsidP="5BDB33C6">
      <w:pPr>
        <w:spacing w:before="0" w:after="0" w:line="276" w:lineRule="auto"/>
        <w:ind w:left="720"/>
      </w:pPr>
    </w:p>
    <w:p w14:paraId="214380B9" w14:textId="6C5BE948" w:rsidR="003B5DC2" w:rsidRDefault="1C325246" w:rsidP="5BDB33C6">
      <w:pPr>
        <w:spacing w:before="0" w:after="0" w:line="276" w:lineRule="auto"/>
        <w:ind w:left="720"/>
      </w:pPr>
      <w:r w:rsidRPr="5BDB33C6">
        <w:rPr>
          <w:rFonts w:ascii="Tahoma" w:eastAsia="Tahoma" w:hAnsi="Tahoma" w:cs="Tahoma"/>
        </w:rPr>
        <w:lastRenderedPageBreak/>
        <w:t xml:space="preserve"> </w:t>
      </w:r>
    </w:p>
    <w:p w14:paraId="06221B41" w14:textId="727A89B6" w:rsidR="003B5DC2" w:rsidRDefault="3D70BE0B" w:rsidP="3C3FCD84">
      <w:pPr>
        <w:pStyle w:val="Heading2"/>
        <w:rPr>
          <w:rFonts w:ascii="Tahoma" w:eastAsia="Tahoma" w:hAnsi="Tahoma" w:cs="Tahoma"/>
          <w:b/>
          <w:bCs/>
        </w:rPr>
      </w:pPr>
      <w:r>
        <w:t xml:space="preserve">12 - </w:t>
      </w:r>
      <w:r w:rsidR="1C325246">
        <w:t xml:space="preserve">Khu này có hay bị ngập không? Quận 8 chị hơi ngại triều cường. </w:t>
      </w:r>
    </w:p>
    <w:p w14:paraId="46D1762F" w14:textId="7C057BDB" w:rsidR="003B5DC2" w:rsidRDefault="1C325246" w:rsidP="5BDB33C6">
      <w:pPr>
        <w:spacing w:before="0" w:after="160" w:line="276" w:lineRule="auto"/>
        <w:ind w:left="360"/>
      </w:pPr>
      <w:r w:rsidRPr="5BDB33C6">
        <w:rPr>
          <w:rFonts w:ascii="Tahoma" w:eastAsia="Tahoma" w:hAnsi="Tahoma" w:cs="Tahoma"/>
        </w:rPr>
        <w:t xml:space="preserve">Dạ, em hiểu nỗi lo này ạ. Tuy nhiên khu nhà bên em tại đường Trương Đình Hội đã được nâng nền rất cao. Riêng nội khu Ny'ah, bên em còn nâng cao hơn mặt đường chính thêm 60cm nữa. Hạ tầng thoát nước được đầu tư bài bản nên dù mưa lớn hay triều cường, khu mình vẫn luôn khô ráo. Em có video quay thực tế lúc đỉnh triều, em gửi anh chị xem để yên tâm nhé. </w:t>
      </w:r>
    </w:p>
    <w:p w14:paraId="00387180" w14:textId="409DEDE7" w:rsidR="003B5DC2" w:rsidRDefault="1C325246" w:rsidP="5BDB33C6">
      <w:pPr>
        <w:spacing w:before="0" w:after="160" w:line="276" w:lineRule="auto"/>
        <w:ind w:left="360"/>
        <w:rPr>
          <w:rFonts w:ascii="Tahoma" w:eastAsia="Tahoma" w:hAnsi="Tahoma" w:cs="Tahoma"/>
          <w:i/>
          <w:iCs/>
          <w:sz w:val="22"/>
          <w:szCs w:val="22"/>
        </w:rPr>
      </w:pPr>
      <w:r w:rsidRPr="5BDB33C6">
        <w:rPr>
          <w:rFonts w:ascii="Tahoma" w:eastAsia="Tahoma" w:hAnsi="Tahoma" w:cs="Tahoma"/>
          <w:i/>
          <w:iCs/>
          <w:sz w:val="22"/>
          <w:szCs w:val="22"/>
          <w:u w:val="single"/>
        </w:rPr>
        <w:t>Link video lúc mưa lớn hay triều cường:</w:t>
      </w:r>
      <w:r w:rsidRPr="5BDB33C6">
        <w:rPr>
          <w:rFonts w:ascii="Tahoma" w:eastAsia="Tahoma" w:hAnsi="Tahoma" w:cs="Tahoma"/>
          <w:i/>
          <w:iCs/>
          <w:sz w:val="22"/>
          <w:szCs w:val="22"/>
        </w:rPr>
        <w:t xml:space="preserve"> …..</w:t>
      </w:r>
    </w:p>
    <w:p w14:paraId="701726D1" w14:textId="77777777" w:rsidR="0051439A" w:rsidRPr="0051439A" w:rsidRDefault="0051439A" w:rsidP="0051439A">
      <w:pPr>
        <w:pStyle w:val="Heading2"/>
      </w:pPr>
      <w:r w:rsidRPr="0051439A">
        <w:t>13. Rác của khu để ở đâu và xử lý như thế nào cho không có mùi hôi ảnh hưởng khu nhà ?</w:t>
      </w:r>
    </w:p>
    <w:p w14:paraId="433908C0" w14:textId="239890FE" w:rsidR="0051439A" w:rsidRPr="0051439A" w:rsidRDefault="0051439A" w:rsidP="0051439A">
      <w:pPr>
        <w:rPr>
          <w:rFonts w:ascii="Tahoma" w:hAnsi="Tahoma" w:cs="Tahoma"/>
        </w:rPr>
      </w:pPr>
      <w:r w:rsidRPr="0051439A">
        <w:rPr>
          <w:rFonts w:ascii="Tahoma" w:hAnsi="Tahoma" w:cs="Tahoma"/>
        </w:rPr>
        <w:t>Dạ, đây cũng là vấn đề được bên em tính toán rất kỹ khi quy hoạch để đảm bảo không gian sống luôn chuẩn sạch</w:t>
      </w:r>
      <w:r w:rsidR="00843D03">
        <w:rPr>
          <w:rFonts w:ascii="Tahoma" w:hAnsi="Tahoma" w:cs="Tahoma"/>
        </w:rPr>
        <w:t xml:space="preserve">: </w:t>
      </w:r>
    </w:p>
    <w:p w14:paraId="7E118C15" w14:textId="189144B9" w:rsidR="0051439A" w:rsidRPr="0051439A" w:rsidRDefault="0051439A" w:rsidP="0051439A">
      <w:pPr>
        <w:numPr>
          <w:ilvl w:val="0"/>
          <w:numId w:val="24"/>
        </w:numPr>
        <w:rPr>
          <w:rFonts w:ascii="Tahoma" w:hAnsi="Tahoma" w:cs="Tahoma"/>
        </w:rPr>
      </w:pPr>
      <w:r w:rsidRPr="0051439A">
        <w:rPr>
          <w:rFonts w:ascii="Tahoma" w:hAnsi="Tahoma" w:cs="Tahoma"/>
        </w:rPr>
        <w:t xml:space="preserve">Nhà tập kết rác được bố trí kín đáo ngay khu vực đầu cổng. Vị trí này giúp xe thu gom rác đô thị dễ dàng tiếp cận và mang rác đi ngay từ phía </w:t>
      </w:r>
      <w:r w:rsidR="00843D03">
        <w:rPr>
          <w:rFonts w:ascii="Tahoma" w:hAnsi="Tahoma" w:cs="Tahoma"/>
        </w:rPr>
        <w:t xml:space="preserve">ngoài. </w:t>
      </w:r>
    </w:p>
    <w:p w14:paraId="0237F5C6" w14:textId="0ACCD7AA" w:rsidR="0051439A" w:rsidRPr="0051439A" w:rsidRDefault="0051439A" w:rsidP="0051439A">
      <w:pPr>
        <w:numPr>
          <w:ilvl w:val="0"/>
          <w:numId w:val="24"/>
        </w:numPr>
        <w:rPr>
          <w:rFonts w:ascii="Tahoma" w:hAnsi="Tahoma" w:cs="Tahoma"/>
        </w:rPr>
      </w:pPr>
      <w:r w:rsidRPr="0051439A">
        <w:rPr>
          <w:rFonts w:ascii="Tahoma" w:hAnsi="Tahoma" w:cs="Tahoma"/>
        </w:rPr>
        <w:t>Quy trình xử lý khép kín: Nhà rác được thiết kế theo tiêu chuẩn kín, có hệ thống thông gió khử mùi riêng</w:t>
      </w:r>
      <w:r w:rsidR="00843D03">
        <w:rPr>
          <w:rFonts w:ascii="Tahoma" w:hAnsi="Tahoma" w:cs="Tahoma"/>
        </w:rPr>
        <w:t xml:space="preserve"> </w:t>
      </w:r>
      <w:r w:rsidRPr="0051439A">
        <w:rPr>
          <w:rFonts w:ascii="Tahoma" w:hAnsi="Tahoma" w:cs="Tahoma"/>
        </w:rPr>
        <w:t>biệt. Định kỳ mỗi ngày, rác sẽ</w:t>
      </w:r>
      <w:r w:rsidR="00CE4BDB">
        <w:rPr>
          <w:rFonts w:ascii="Tahoma" w:hAnsi="Tahoma" w:cs="Tahoma"/>
        </w:rPr>
        <w:t xml:space="preserve"> được</w:t>
      </w:r>
      <w:r w:rsidRPr="0051439A">
        <w:rPr>
          <w:rFonts w:ascii="Tahoma" w:hAnsi="Tahoma" w:cs="Tahoma"/>
        </w:rPr>
        <w:t xml:space="preserve"> đến chở đi xử lý ngay trong ngày</w:t>
      </w:r>
    </w:p>
    <w:p w14:paraId="37DC4F06" w14:textId="77777777" w:rsidR="0051439A" w:rsidRPr="0051439A" w:rsidRDefault="0051439A" w:rsidP="0051439A">
      <w:pPr>
        <w:numPr>
          <w:ilvl w:val="0"/>
          <w:numId w:val="24"/>
        </w:numPr>
        <w:rPr>
          <w:rFonts w:ascii="Tahoma" w:hAnsi="Tahoma" w:cs="Tahoma"/>
        </w:rPr>
      </w:pPr>
      <w:r w:rsidRPr="0051439A">
        <w:rPr>
          <w:rFonts w:ascii="Tahoma" w:hAnsi="Tahoma" w:cs="Tahoma"/>
        </w:rPr>
        <w:t>Ý thức cộng đồng tự quản: Vì đây là khu dân cư văn minh, cư dân sẽ cùng nhau thực hiện việc phân loại rác tại nguồn và bỏ rác đúng múi giờ quy định.</w:t>
      </w:r>
    </w:p>
    <w:p w14:paraId="6EA94DB6" w14:textId="77777777" w:rsidR="0051439A" w:rsidRDefault="0051439A" w:rsidP="5BDB33C6">
      <w:pPr>
        <w:spacing w:before="0" w:after="160" w:line="276" w:lineRule="auto"/>
        <w:ind w:left="360"/>
      </w:pPr>
    </w:p>
    <w:p w14:paraId="25881D87" w14:textId="277BD48D" w:rsidR="003B5DC2" w:rsidRDefault="003B5DC2" w:rsidP="006558B7">
      <w:pPr>
        <w:pBdr>
          <w:bottom w:val="single" w:sz="4" w:space="1" w:color="auto"/>
        </w:pBdr>
        <w:spacing w:before="0" w:after="160" w:line="276" w:lineRule="auto"/>
      </w:pPr>
    </w:p>
    <w:p w14:paraId="01207F56" w14:textId="3CD0D0BF" w:rsidR="003B5DC2" w:rsidRDefault="1C325246" w:rsidP="5BDB33C6">
      <w:pPr>
        <w:pStyle w:val="Heading2"/>
        <w:spacing w:line="276" w:lineRule="auto"/>
      </w:pPr>
      <w:r w:rsidRPr="5BDB33C6">
        <w:rPr>
          <w:rFonts w:ascii="Tahoma" w:eastAsia="Tahoma" w:hAnsi="Tahoma" w:cs="Tahoma"/>
          <w:color w:val="C04F15"/>
        </w:rPr>
        <w:t>Giai đoạn 4: tài chính (cân nhắc)</w:t>
      </w:r>
    </w:p>
    <w:p w14:paraId="472AF3E9" w14:textId="00FC953A" w:rsidR="003B5DC2" w:rsidRDefault="2A7C5CFC" w:rsidP="70CC4CAF">
      <w:pPr>
        <w:pStyle w:val="Heading2"/>
        <w:rPr>
          <w:rFonts w:ascii="Tahoma" w:eastAsia="Tahoma" w:hAnsi="Tahoma" w:cs="Tahoma"/>
          <w:b/>
          <w:bCs/>
        </w:rPr>
      </w:pPr>
      <w:r>
        <w:t>13 -</w:t>
      </w:r>
      <w:r w:rsidR="1C325246">
        <w:t xml:space="preserve">  Giá từ 8.9 tỷ/căn chị thấy cao so với khu vực. </w:t>
      </w:r>
    </w:p>
    <w:p w14:paraId="0A814602" w14:textId="2369EA46" w:rsidR="003B5DC2" w:rsidRDefault="1C325246" w:rsidP="5BDB33C6">
      <w:pPr>
        <w:spacing w:before="0" w:after="160" w:line="276" w:lineRule="auto"/>
        <w:ind w:left="360"/>
      </w:pPr>
      <w:r w:rsidRPr="5BDB33C6">
        <w:rPr>
          <w:rFonts w:ascii="Tahoma" w:eastAsia="Tahoma" w:hAnsi="Tahoma" w:cs="Tahoma"/>
        </w:rPr>
        <w:t>Dạ, nếu chị so với nhà lẻ bên ngoài thì có nhỉnh hơn, nhưng Ny'ah mang lại những giá trị "đáng tiền" mà nhà phố thường không có:</w:t>
      </w:r>
    </w:p>
    <w:p w14:paraId="5B8BE5C9" w14:textId="0A33D9E5" w:rsidR="003B5DC2" w:rsidRDefault="1C325246" w:rsidP="5BDB33C6">
      <w:pPr>
        <w:pStyle w:val="ListParagraph"/>
        <w:numPr>
          <w:ilvl w:val="1"/>
          <w:numId w:val="32"/>
        </w:numPr>
        <w:spacing w:before="0" w:after="0" w:line="276" w:lineRule="auto"/>
        <w:rPr>
          <w:rFonts w:ascii="Tahoma" w:eastAsia="Tahoma" w:hAnsi="Tahoma" w:cs="Tahoma"/>
        </w:rPr>
      </w:pPr>
      <w:r w:rsidRPr="5BDB33C6">
        <w:rPr>
          <w:rFonts w:ascii="Tahoma" w:eastAsia="Tahoma" w:hAnsi="Tahoma" w:cs="Tahoma"/>
        </w:rPr>
        <w:t>Nhà phố 6 tầng xây mới hoàn toàn, DT sử dụng 250m² ngay nội thành.</w:t>
      </w:r>
    </w:p>
    <w:p w14:paraId="48D48693" w14:textId="0A584FBF" w:rsidR="003B5DC2" w:rsidRDefault="1C325246" w:rsidP="5BDB33C6">
      <w:pPr>
        <w:pStyle w:val="ListParagraph"/>
        <w:numPr>
          <w:ilvl w:val="1"/>
          <w:numId w:val="32"/>
        </w:numPr>
        <w:spacing w:before="0" w:after="0" w:line="276" w:lineRule="auto"/>
        <w:rPr>
          <w:rFonts w:ascii="Tahoma" w:eastAsia="Tahoma" w:hAnsi="Tahoma" w:cs="Tahoma"/>
        </w:rPr>
      </w:pPr>
      <w:r w:rsidRPr="5BDB33C6">
        <w:rPr>
          <w:rFonts w:ascii="Tahoma" w:eastAsia="Tahoma" w:hAnsi="Tahoma" w:cs="Tahoma"/>
        </w:rPr>
        <w:t>Pháp lý sổ hồng riêng, hoàn công đầy đủ (cực kỳ hiếm hiện nay).</w:t>
      </w:r>
    </w:p>
    <w:p w14:paraId="23F345E5" w14:textId="21075533" w:rsidR="003B5DC2" w:rsidRDefault="1C325246" w:rsidP="5BDB33C6">
      <w:pPr>
        <w:pStyle w:val="ListParagraph"/>
        <w:numPr>
          <w:ilvl w:val="1"/>
          <w:numId w:val="32"/>
        </w:numPr>
        <w:spacing w:before="0" w:after="0" w:line="276" w:lineRule="auto"/>
        <w:rPr>
          <w:rFonts w:ascii="Tahoma" w:eastAsia="Tahoma" w:hAnsi="Tahoma" w:cs="Tahoma"/>
        </w:rPr>
      </w:pPr>
      <w:r w:rsidRPr="5BDB33C6">
        <w:rPr>
          <w:rFonts w:ascii="Tahoma" w:eastAsia="Tahoma" w:hAnsi="Tahoma" w:cs="Tahoma"/>
        </w:rPr>
        <w:t>Cộng đồng cư dân "tinh" – là giới tri thức, chuyên gia. Đây là giá trị vô hình rất lớn cho gia đình mình.</w:t>
      </w:r>
    </w:p>
    <w:p w14:paraId="5A626D29" w14:textId="02937B5C" w:rsidR="003B5DC2" w:rsidRDefault="1C325246" w:rsidP="5BDB33C6">
      <w:pPr>
        <w:pStyle w:val="ListParagraph"/>
        <w:numPr>
          <w:ilvl w:val="1"/>
          <w:numId w:val="32"/>
        </w:numPr>
        <w:spacing w:before="0" w:after="0" w:line="276" w:lineRule="auto"/>
        <w:rPr>
          <w:rFonts w:ascii="Tahoma" w:eastAsia="Tahoma" w:hAnsi="Tahoma" w:cs="Tahoma"/>
        </w:rPr>
      </w:pPr>
      <w:r w:rsidRPr="5BDB33C6">
        <w:rPr>
          <w:rFonts w:ascii="Tahoma" w:eastAsia="Tahoma" w:hAnsi="Tahoma" w:cs="Tahoma"/>
        </w:rPr>
        <w:t>Đặc biệt là hệ thống khí tươi AirTop bảo vệ sức khỏe, anh chị gần như không cần tốn tiền mua máy lọc không khí nữa.</w:t>
      </w:r>
    </w:p>
    <w:p w14:paraId="6DEC8BDE" w14:textId="4DB21E5E" w:rsidR="003B5DC2" w:rsidRDefault="1C325246" w:rsidP="5BDB33C6">
      <w:pPr>
        <w:spacing w:before="0" w:after="0" w:line="276" w:lineRule="auto"/>
        <w:ind w:left="1440"/>
      </w:pPr>
      <w:r w:rsidRPr="5BDB33C6">
        <w:rPr>
          <w:rFonts w:ascii="Tahoma" w:eastAsia="Tahoma" w:hAnsi="Tahoma" w:cs="Tahoma"/>
        </w:rPr>
        <w:lastRenderedPageBreak/>
        <w:t xml:space="preserve"> </w:t>
      </w:r>
    </w:p>
    <w:p w14:paraId="4BF02E1A" w14:textId="53D674B7" w:rsidR="003B5DC2" w:rsidRDefault="5BBE0F52" w:rsidP="32F5CA8E">
      <w:pPr>
        <w:pStyle w:val="Heading2"/>
        <w:rPr>
          <w:rFonts w:ascii="Tahoma" w:eastAsia="Tahoma" w:hAnsi="Tahoma" w:cs="Tahoma"/>
          <w:b/>
          <w:bCs/>
        </w:rPr>
      </w:pPr>
      <w:r>
        <w:t xml:space="preserve">14 - </w:t>
      </w:r>
      <w:r w:rsidR="1C325246">
        <w:t>Ủa sao chị thấy trên mạng giá khác, giá thấp hơn nhiều vậy em?</w:t>
      </w:r>
    </w:p>
    <w:p w14:paraId="766BAA53" w14:textId="7A593F77" w:rsidR="003B5DC2" w:rsidRDefault="1C325246" w:rsidP="5BDB33C6">
      <w:pPr>
        <w:spacing w:before="0" w:after="160" w:line="276" w:lineRule="auto"/>
        <w:ind w:left="360"/>
      </w:pPr>
      <w:r w:rsidRPr="5BDB33C6">
        <w:rPr>
          <w:rFonts w:ascii="Tahoma" w:eastAsia="Tahoma" w:hAnsi="Tahoma" w:cs="Tahoma"/>
        </w:rPr>
        <w:t>Dạ, em rất hiểu vì sao chị băn khoăn. Thực tế có 3 lý do khiến giá bị nhiễu:</w:t>
      </w:r>
    </w:p>
    <w:p w14:paraId="30DF382B" w14:textId="093C4B67" w:rsidR="003B5DC2" w:rsidRPr="00D120F6" w:rsidRDefault="1C325246" w:rsidP="5BDB33C6">
      <w:pPr>
        <w:pStyle w:val="ListParagraph"/>
        <w:numPr>
          <w:ilvl w:val="0"/>
          <w:numId w:val="6"/>
        </w:numPr>
        <w:spacing w:before="0" w:after="0" w:line="276" w:lineRule="auto"/>
        <w:rPr>
          <w:rFonts w:ascii="Tahoma" w:eastAsia="Tahoma" w:hAnsi="Tahoma" w:cs="Tahoma"/>
        </w:rPr>
      </w:pPr>
      <w:r w:rsidRPr="00D120F6">
        <w:rPr>
          <w:rFonts w:ascii="Tahoma" w:eastAsia="Tahoma" w:hAnsi="Tahoma" w:cs="Tahoma"/>
        </w:rPr>
        <w:t>Tin đăng ảo/cũ: Nhiều bạn môi giới đăng giá từ 2-3 năm trước hoặc giá "mồi" để lấy số điện thoại khách.</w:t>
      </w:r>
    </w:p>
    <w:p w14:paraId="455E3E9D" w14:textId="7661D3FA" w:rsidR="003B5DC2" w:rsidRPr="00D120F6" w:rsidRDefault="1C325246" w:rsidP="5BDB33C6">
      <w:pPr>
        <w:pStyle w:val="ListParagraph"/>
        <w:numPr>
          <w:ilvl w:val="0"/>
          <w:numId w:val="6"/>
        </w:numPr>
        <w:spacing w:before="0" w:after="0" w:line="276" w:lineRule="auto"/>
        <w:rPr>
          <w:rFonts w:ascii="Tahoma" w:eastAsia="Tahoma" w:hAnsi="Tahoma" w:cs="Tahoma"/>
        </w:rPr>
      </w:pPr>
      <w:r w:rsidRPr="00D120F6">
        <w:rPr>
          <w:rFonts w:ascii="Tahoma" w:eastAsia="Tahoma" w:hAnsi="Tahoma" w:cs="Tahoma"/>
        </w:rPr>
        <w:t>Mẫu nhà &amp; Vị trí: Bên em có nhiều mẫu (Fusion, Cosmo, Opus...), giá sẽ lệch nhau tùy diện tích và vị trí.</w:t>
      </w:r>
    </w:p>
    <w:p w14:paraId="529BB9F6" w14:textId="466C4467" w:rsidR="003B5DC2" w:rsidRDefault="1C325246" w:rsidP="5BDB33C6">
      <w:pPr>
        <w:pStyle w:val="ListParagraph"/>
        <w:numPr>
          <w:ilvl w:val="0"/>
          <w:numId w:val="6"/>
        </w:numPr>
        <w:spacing w:before="0" w:after="0" w:line="276" w:lineRule="auto"/>
        <w:rPr>
          <w:rFonts w:ascii="Tahoma" w:eastAsia="Tahoma" w:hAnsi="Tahoma" w:cs="Tahoma"/>
        </w:rPr>
      </w:pPr>
      <w:r w:rsidRPr="00D120F6">
        <w:rPr>
          <w:rFonts w:ascii="Tahoma" w:eastAsia="Tahoma" w:hAnsi="Tahoma" w:cs="Tahoma"/>
        </w:rPr>
        <w:t>Tiêu chuẩn bàn giao: Giá "</w:t>
      </w:r>
      <w:r w:rsidRPr="5BDB33C6">
        <w:rPr>
          <w:rFonts w:ascii="Tahoma" w:eastAsia="Tahoma" w:hAnsi="Tahoma" w:cs="Tahoma"/>
        </w:rPr>
        <w:t>thô" khác hoàn toàn với giá "Hoàn thiện có AirTop".</w:t>
      </w:r>
    </w:p>
    <w:p w14:paraId="17EB05F8" w14:textId="0EB7ACA4" w:rsidR="003B5DC2" w:rsidRDefault="1C325246" w:rsidP="5BDB33C6">
      <w:pPr>
        <w:spacing w:before="0" w:after="160" w:line="276" w:lineRule="auto"/>
        <w:ind w:left="360"/>
      </w:pPr>
      <w:r w:rsidRPr="5BDB33C6">
        <w:rPr>
          <w:rFonts w:ascii="Tahoma" w:eastAsia="Tahoma" w:hAnsi="Tahoma" w:cs="Tahoma"/>
        </w:rPr>
        <w:t>Làm việc trực tiếp với bên em, anh chị sẽ nhận được con số thực và các chính sách bảo hành trực tiếp nhất từ Chủ đầu tư. Để không mất thời gian của chị, em xin phép gửi bảng giá chính thức mới nhất theo đúng mẫu nhà chị đang quan tâm nhé?</w:t>
      </w:r>
    </w:p>
    <w:p w14:paraId="41303C46" w14:textId="49AF0127" w:rsidR="003B5DC2" w:rsidRPr="003F2D73" w:rsidRDefault="7DEE7CB3" w:rsidP="29F47821">
      <w:pPr>
        <w:pStyle w:val="Heading2"/>
        <w:rPr>
          <w:rFonts w:ascii="Tahoma" w:eastAsia="Tahoma" w:hAnsi="Tahoma" w:cs="Tahoma"/>
        </w:rPr>
      </w:pPr>
      <w:r>
        <w:t xml:space="preserve">15 </w:t>
      </w:r>
      <w:r w:rsidR="003F2D73">
        <w:t>–</w:t>
      </w:r>
      <w:r>
        <w:t xml:space="preserve"> </w:t>
      </w:r>
      <w:r w:rsidR="000A132B">
        <w:t>Nhà</w:t>
      </w:r>
      <w:r w:rsidR="003F2D73">
        <w:t xml:space="preserve"> bàn giao thế nào? </w:t>
      </w:r>
      <w:r w:rsidR="003F2D73" w:rsidRPr="003F2D73">
        <w:t>Thô hay hoàn thi</w:t>
      </w:r>
      <w:r w:rsidR="003F2D73">
        <w:t>ện?</w:t>
      </w:r>
    </w:p>
    <w:p w14:paraId="1C877ACB" w14:textId="4DDFA178" w:rsidR="00E96F72" w:rsidRPr="00D543C9" w:rsidRDefault="1C325246" w:rsidP="008F7FDE">
      <w:pPr>
        <w:spacing w:before="0" w:after="160" w:line="276" w:lineRule="auto"/>
        <w:ind w:left="810"/>
        <w:rPr>
          <w:rFonts w:ascii="Tahoma" w:eastAsia="Tahoma" w:hAnsi="Tahoma" w:cs="Tahoma"/>
        </w:rPr>
      </w:pPr>
      <w:r w:rsidRPr="003F2D73">
        <w:rPr>
          <w:rFonts w:ascii="Tahoma" w:eastAsia="Tahoma" w:hAnsi="Tahoma" w:cs="Tahoma"/>
        </w:rPr>
        <w:t xml:space="preserve"> </w:t>
      </w:r>
      <w:r w:rsidR="00E96F72" w:rsidRPr="00E96F72">
        <w:rPr>
          <w:rFonts w:ascii="Tahoma" w:eastAsia="Tahoma" w:hAnsi="Tahoma" w:cs="Tahoma"/>
        </w:rPr>
        <w:t xml:space="preserve">Dạ, hiện tại Ny'ah bàn giao theo tiêu </w:t>
      </w:r>
      <w:r w:rsidR="00E96F72" w:rsidRPr="00D543C9">
        <w:rPr>
          <w:rFonts w:ascii="Tahoma" w:eastAsia="Tahoma" w:hAnsi="Tahoma" w:cs="Tahoma"/>
        </w:rPr>
        <w:t>chuẩn hoàn thiện cơ bản (Gói Air)</w:t>
      </w:r>
      <w:r w:rsidR="00D44D5F">
        <w:rPr>
          <w:rFonts w:ascii="Tahoma" w:eastAsia="Tahoma" w:hAnsi="Tahoma" w:cs="Tahoma"/>
        </w:rPr>
        <w:t xml:space="preserve"> ạ</w:t>
      </w:r>
      <w:r w:rsidR="00E96F72" w:rsidRPr="00D543C9">
        <w:rPr>
          <w:rFonts w:ascii="Tahoma" w:eastAsia="Tahoma" w:hAnsi="Tahoma" w:cs="Tahoma"/>
        </w:rPr>
        <w:t>.</w:t>
      </w:r>
      <w:r w:rsidR="008F7FDE">
        <w:rPr>
          <w:rFonts w:ascii="Tahoma" w:eastAsia="Tahoma" w:hAnsi="Tahoma" w:cs="Tahoma"/>
        </w:rPr>
        <w:t xml:space="preserve"> Cụ thể là: </w:t>
      </w:r>
    </w:p>
    <w:p w14:paraId="147E806F" w14:textId="1D8C78B8" w:rsidR="00E96F72" w:rsidRPr="00D543C9" w:rsidRDefault="00E96F72" w:rsidP="00E96F72">
      <w:pPr>
        <w:numPr>
          <w:ilvl w:val="0"/>
          <w:numId w:val="20"/>
        </w:numPr>
        <w:spacing w:before="0" w:after="160" w:line="276" w:lineRule="auto"/>
        <w:rPr>
          <w:rFonts w:ascii="Tahoma" w:eastAsia="Tahoma" w:hAnsi="Tahoma" w:cs="Tahoma"/>
        </w:rPr>
      </w:pPr>
      <w:r w:rsidRPr="00D543C9">
        <w:rPr>
          <w:rFonts w:ascii="Tahoma" w:eastAsia="Tahoma" w:hAnsi="Tahoma" w:cs="Tahoma"/>
        </w:rPr>
        <w:t xml:space="preserve">Tường, trần, sàn, hệ thống cửa và thiết bị vệ sinh. </w:t>
      </w:r>
    </w:p>
    <w:p w14:paraId="5411EF20" w14:textId="5A2129D2" w:rsidR="00E96F72" w:rsidRPr="00D543C9" w:rsidRDefault="00E96F72" w:rsidP="00E96F72">
      <w:pPr>
        <w:numPr>
          <w:ilvl w:val="0"/>
          <w:numId w:val="20"/>
        </w:numPr>
        <w:spacing w:before="0" w:after="160" w:line="276" w:lineRule="auto"/>
        <w:rPr>
          <w:rFonts w:ascii="Tahoma" w:eastAsia="Tahoma" w:hAnsi="Tahoma" w:cs="Tahoma"/>
        </w:rPr>
      </w:pPr>
      <w:r w:rsidRPr="00D543C9">
        <w:rPr>
          <w:rFonts w:ascii="Tahoma" w:eastAsia="Tahoma" w:hAnsi="Tahoma" w:cs="Tahoma"/>
        </w:rPr>
        <w:t>Đặc biệt là sẵn hệ thống cấp khí tươi AirTop cho toàn nhà.</w:t>
      </w:r>
    </w:p>
    <w:p w14:paraId="373455F6" w14:textId="4F8DC6EB" w:rsidR="003B3DFE" w:rsidRPr="003B3DFE" w:rsidRDefault="00E96F72" w:rsidP="00D44D5F">
      <w:pPr>
        <w:spacing w:before="0" w:after="160" w:line="276" w:lineRule="auto"/>
        <w:ind w:left="810"/>
        <w:rPr>
          <w:rFonts w:ascii="Tahoma" w:eastAsia="Tahoma" w:hAnsi="Tahoma" w:cs="Tahoma"/>
        </w:rPr>
      </w:pPr>
      <w:r w:rsidRPr="00D543C9">
        <w:rPr>
          <w:rFonts w:ascii="Tahoma" w:eastAsia="Tahoma" w:hAnsi="Tahoma" w:cs="Tahoma"/>
        </w:rPr>
        <w:t>Anh chị chỉ cần làm thêm nội thất theo gu thẩm mỹ riêng là có thể dọn</w:t>
      </w:r>
      <w:r w:rsidRPr="00E96F72">
        <w:rPr>
          <w:rFonts w:ascii="Tahoma" w:eastAsia="Tahoma" w:hAnsi="Tahoma" w:cs="Tahoma"/>
        </w:rPr>
        <w:t xml:space="preserve"> vào ở ngay.</w:t>
      </w:r>
      <w:r w:rsidR="00D44D5F">
        <w:rPr>
          <w:rFonts w:ascii="Tahoma" w:eastAsia="Tahoma" w:hAnsi="Tahoma" w:cs="Tahoma"/>
        </w:rPr>
        <w:t xml:space="preserve"> </w:t>
      </w:r>
      <w:r w:rsidR="003B3DFE" w:rsidRPr="003B3DFE">
        <w:rPr>
          <w:rFonts w:ascii="Tahoma" w:eastAsia="Tahoma" w:hAnsi="Tahoma" w:cs="Tahoma"/>
        </w:rPr>
        <w:t>Cụ thể em xin gửi chi ti</w:t>
      </w:r>
      <w:r w:rsidR="003B3DFE">
        <w:rPr>
          <w:rFonts w:ascii="Tahoma" w:eastAsia="Tahoma" w:hAnsi="Tahoma" w:cs="Tahoma"/>
        </w:rPr>
        <w:t xml:space="preserve">ết </w:t>
      </w:r>
      <w:r w:rsidR="00E53718">
        <w:rPr>
          <w:rFonts w:ascii="Tahoma" w:eastAsia="Tahoma" w:hAnsi="Tahoma" w:cs="Tahoma"/>
        </w:rPr>
        <w:t>từng hạng mục bao gồm cho a/c tham khảo nhé!</w:t>
      </w:r>
    </w:p>
    <w:p w14:paraId="17FF1938" w14:textId="18477524" w:rsidR="002F16A8" w:rsidRPr="003B3DFE" w:rsidRDefault="002F16A8" w:rsidP="003F2D73">
      <w:pPr>
        <w:spacing w:before="0" w:after="160" w:line="276" w:lineRule="auto"/>
        <w:ind w:left="810"/>
        <w:rPr>
          <w:rFonts w:ascii="Tahoma" w:eastAsia="Tahoma" w:hAnsi="Tahoma" w:cs="Tahoma"/>
        </w:rPr>
      </w:pPr>
    </w:p>
    <w:p w14:paraId="57299D02" w14:textId="77777777" w:rsidR="00087567" w:rsidRPr="00A649E4" w:rsidRDefault="00A048E2" w:rsidP="00A649E4">
      <w:pPr>
        <w:pStyle w:val="Heading2"/>
      </w:pPr>
      <w:r w:rsidRPr="00A649E4">
        <w:t xml:space="preserve">15 </w:t>
      </w:r>
      <w:r w:rsidR="000A0D6C" w:rsidRPr="00A649E4">
        <w:t>–</w:t>
      </w:r>
      <w:r w:rsidRPr="00A649E4">
        <w:t xml:space="preserve"> </w:t>
      </w:r>
      <w:r w:rsidR="000A0D6C" w:rsidRPr="00A649E4">
        <w:t>Có hoàn thiện full nội thất ko</w:t>
      </w:r>
      <w:r w:rsidR="00087567" w:rsidRPr="00A649E4">
        <w:t>? Giá bao nhiêu?</w:t>
      </w:r>
    </w:p>
    <w:p w14:paraId="23BBEBB6" w14:textId="37961ACC" w:rsidR="00087567" w:rsidRPr="00087567" w:rsidRDefault="00087567" w:rsidP="00087567">
      <w:pPr>
        <w:rPr>
          <w:rFonts w:ascii="Tahoma" w:eastAsiaTheme="majorEastAsia" w:hAnsi="Tahoma" w:cs="Tahoma"/>
        </w:rPr>
      </w:pPr>
      <w:r w:rsidRPr="00087567">
        <w:rPr>
          <w:rFonts w:ascii="Tahoma" w:hAnsi="Tahoma" w:cs="Tahoma"/>
        </w:rPr>
        <w:t xml:space="preserve">Dạ, </w:t>
      </w:r>
      <w:r>
        <w:rPr>
          <w:rFonts w:ascii="Tahoma" w:hAnsi="Tahoma" w:cs="Tahoma"/>
        </w:rPr>
        <w:t>bên em có</w:t>
      </w:r>
      <w:r w:rsidR="003B3DFE">
        <w:rPr>
          <w:rFonts w:ascii="Tahoma" w:hAnsi="Tahoma" w:cs="Tahoma"/>
        </w:rPr>
        <w:t xml:space="preserve"> hoàn thiện nội </w:t>
      </w:r>
      <w:r w:rsidR="003B3DFE" w:rsidRPr="00A649E4">
        <w:rPr>
          <w:rFonts w:ascii="Tahoma" w:hAnsi="Tahoma" w:cs="Tahoma"/>
        </w:rPr>
        <w:t>thất</w:t>
      </w:r>
      <w:r w:rsidRPr="00A649E4">
        <w:rPr>
          <w:rFonts w:ascii="Tahoma" w:hAnsi="Tahoma" w:cs="Tahoma"/>
        </w:rPr>
        <w:t xml:space="preserve"> Gói MAX</w:t>
      </w:r>
      <w:r w:rsidRPr="00087567">
        <w:rPr>
          <w:rFonts w:ascii="Tahoma" w:hAnsi="Tahoma" w:cs="Tahoma"/>
          <w:b/>
          <w:bCs/>
        </w:rPr>
        <w:t xml:space="preserve"> </w:t>
      </w:r>
    </w:p>
    <w:p w14:paraId="7B4E7A62" w14:textId="77777777" w:rsidR="00087567" w:rsidRPr="00087567" w:rsidRDefault="00087567" w:rsidP="00087567">
      <w:pPr>
        <w:rPr>
          <w:rFonts w:ascii="Tahoma" w:eastAsia="Tahoma" w:hAnsi="Tahoma" w:cs="Tahoma"/>
        </w:rPr>
      </w:pPr>
      <w:r w:rsidRPr="00087567">
        <w:rPr>
          <w:rFonts w:ascii="Tahoma" w:eastAsia="Tahoma" w:hAnsi="Tahoma" w:cs="Tahoma"/>
        </w:rPr>
        <w:t xml:space="preserve">Mức giá sẽ tùy vào từng mẫu nhà, dao động </w:t>
      </w:r>
      <w:r w:rsidRPr="00E53718">
        <w:rPr>
          <w:rFonts w:ascii="Tahoma" w:eastAsia="Tahoma" w:hAnsi="Tahoma" w:cs="Tahoma"/>
        </w:rPr>
        <w:t>khoảng từ 1.6 - 1.9 tỷ/căn.</w:t>
      </w:r>
    </w:p>
    <w:p w14:paraId="0CB9F691" w14:textId="77777777" w:rsidR="00087567" w:rsidRDefault="00087567" w:rsidP="00087567">
      <w:pPr>
        <w:rPr>
          <w:rFonts w:ascii="Tahoma" w:eastAsia="Tahoma" w:hAnsi="Tahoma" w:cs="Tahoma"/>
        </w:rPr>
      </w:pPr>
      <w:r w:rsidRPr="00087567">
        <w:rPr>
          <w:rFonts w:ascii="Tahoma" w:eastAsia="Tahoma" w:hAnsi="Tahoma" w:cs="Tahoma"/>
        </w:rPr>
        <w:t>Gói này sẽ bao gồm:</w:t>
      </w:r>
    </w:p>
    <w:p w14:paraId="55DFF491" w14:textId="21BA65B3" w:rsidR="004B483B" w:rsidRPr="004B483B" w:rsidRDefault="000F20E9" w:rsidP="004B483B">
      <w:pPr>
        <w:pStyle w:val="ListParagraph"/>
        <w:numPr>
          <w:ilvl w:val="1"/>
          <w:numId w:val="29"/>
        </w:numPr>
        <w:rPr>
          <w:rFonts w:ascii="Tahoma" w:eastAsia="Tahoma" w:hAnsi="Tahoma" w:cs="Tahoma"/>
        </w:rPr>
      </w:pPr>
      <w:r>
        <w:rPr>
          <w:rFonts w:ascii="Tahoma" w:eastAsia="Tahoma" w:hAnsi="Tahoma" w:cs="Tahoma"/>
        </w:rPr>
        <w:t xml:space="preserve">Full </w:t>
      </w:r>
      <w:r w:rsidR="004B483B">
        <w:rPr>
          <w:rFonts w:ascii="Tahoma" w:eastAsia="Tahoma" w:hAnsi="Tahoma" w:cs="Tahoma"/>
        </w:rPr>
        <w:t>Gói Air</w:t>
      </w:r>
      <w:r w:rsidR="00A649E4">
        <w:rPr>
          <w:rFonts w:ascii="Tahoma" w:eastAsia="Tahoma" w:hAnsi="Tahoma" w:cs="Tahoma"/>
        </w:rPr>
        <w:t xml:space="preserve"> </w:t>
      </w:r>
    </w:p>
    <w:p w14:paraId="5534E0FB" w14:textId="6E21808F" w:rsidR="00087567" w:rsidRPr="004B483B" w:rsidRDefault="00E53718" w:rsidP="004B483B">
      <w:pPr>
        <w:pStyle w:val="ListParagraph"/>
        <w:numPr>
          <w:ilvl w:val="1"/>
          <w:numId w:val="29"/>
        </w:numPr>
        <w:rPr>
          <w:rFonts w:ascii="Tahoma" w:eastAsia="Tahoma" w:hAnsi="Tahoma" w:cs="Tahoma"/>
        </w:rPr>
      </w:pPr>
      <w:r w:rsidRPr="004B483B">
        <w:rPr>
          <w:rFonts w:ascii="Tahoma" w:eastAsia="Tahoma" w:hAnsi="Tahoma" w:cs="Tahoma"/>
        </w:rPr>
        <w:t>N</w:t>
      </w:r>
      <w:r w:rsidR="00087567" w:rsidRPr="004B483B">
        <w:rPr>
          <w:rFonts w:ascii="Tahoma" w:eastAsia="Tahoma" w:hAnsi="Tahoma" w:cs="Tahoma"/>
        </w:rPr>
        <w:t xml:space="preserve">ội thất </w:t>
      </w:r>
      <w:r w:rsidRPr="004B483B">
        <w:rPr>
          <w:rFonts w:ascii="Tahoma" w:eastAsia="Tahoma" w:hAnsi="Tahoma" w:cs="Tahoma"/>
        </w:rPr>
        <w:t>bếp</w:t>
      </w:r>
      <w:r w:rsidR="00087567" w:rsidRPr="004B483B">
        <w:rPr>
          <w:rFonts w:ascii="Tahoma" w:eastAsia="Tahoma" w:hAnsi="Tahoma" w:cs="Tahoma"/>
        </w:rPr>
        <w:t xml:space="preserve"> (hệ tủ bếp, kệ vách trang trí...).</w:t>
      </w:r>
    </w:p>
    <w:p w14:paraId="68A7E1E3" w14:textId="715A6E6B" w:rsidR="00087567" w:rsidRPr="004B483B" w:rsidRDefault="00087567" w:rsidP="004B483B">
      <w:pPr>
        <w:pStyle w:val="ListParagraph"/>
        <w:numPr>
          <w:ilvl w:val="1"/>
          <w:numId w:val="29"/>
        </w:numPr>
        <w:rPr>
          <w:rFonts w:ascii="Tahoma" w:eastAsia="Tahoma" w:hAnsi="Tahoma" w:cs="Tahoma"/>
        </w:rPr>
      </w:pPr>
      <w:r w:rsidRPr="004B483B">
        <w:rPr>
          <w:rFonts w:ascii="Tahoma" w:eastAsia="Tahoma" w:hAnsi="Tahoma" w:cs="Tahoma"/>
        </w:rPr>
        <w:t>Hệ thống máy lạnh toàn nhà.</w:t>
      </w:r>
    </w:p>
    <w:p w14:paraId="0B91A01A" w14:textId="1B754230" w:rsidR="00087567" w:rsidRDefault="00087567" w:rsidP="004B483B">
      <w:pPr>
        <w:pStyle w:val="ListParagraph"/>
        <w:numPr>
          <w:ilvl w:val="1"/>
          <w:numId w:val="29"/>
        </w:numPr>
        <w:rPr>
          <w:rFonts w:ascii="Tahoma" w:eastAsia="Tahoma" w:hAnsi="Tahoma" w:cs="Tahoma"/>
        </w:rPr>
      </w:pPr>
      <w:r w:rsidRPr="004B483B">
        <w:rPr>
          <w:rFonts w:ascii="Tahoma" w:eastAsia="Tahoma" w:hAnsi="Tahoma" w:cs="Tahoma"/>
        </w:rPr>
        <w:t>Hệ thống nhà thông minh ByteLife.</w:t>
      </w:r>
    </w:p>
    <w:p w14:paraId="3EF8BE12" w14:textId="13D5B24E" w:rsidR="000A0D6C" w:rsidRPr="00A649E4" w:rsidRDefault="004B483B" w:rsidP="00A649E4">
      <w:pPr>
        <w:rPr>
          <w:rFonts w:ascii="Tahoma" w:eastAsia="Tahoma" w:hAnsi="Tahoma" w:cs="Tahoma"/>
        </w:rPr>
      </w:pPr>
      <w:r>
        <w:rPr>
          <w:rFonts w:ascii="Tahoma" w:eastAsia="Tahoma" w:hAnsi="Tahoma" w:cs="Tahoma"/>
        </w:rPr>
        <w:t xml:space="preserve">Chi tiết hơn em sẽ gửi hạng mục bao gồm/ko bao gồm để chị tham khảo kỹ </w:t>
      </w:r>
      <w:r w:rsidR="00E858A4">
        <w:rPr>
          <w:rFonts w:ascii="Tahoma" w:eastAsia="Tahoma" w:hAnsi="Tahoma" w:cs="Tahoma"/>
        </w:rPr>
        <w:t>ạ!</w:t>
      </w:r>
    </w:p>
    <w:p w14:paraId="31ECF2EE" w14:textId="77777777" w:rsidR="000F20E9" w:rsidRDefault="000F20E9" w:rsidP="000F20E9">
      <w:pPr>
        <w:pStyle w:val="Heading2"/>
      </w:pPr>
    </w:p>
    <w:p w14:paraId="07DFF3C3" w14:textId="6C0DB0BF" w:rsidR="00A048E2" w:rsidRDefault="00A048E2" w:rsidP="000F20E9">
      <w:pPr>
        <w:pStyle w:val="Heading2"/>
      </w:pPr>
      <w:r>
        <w:t>16 –</w:t>
      </w:r>
      <w:r w:rsidR="000F20E9">
        <w:t xml:space="preserve"> </w:t>
      </w:r>
      <w:r>
        <w:t xml:space="preserve">Mức </w:t>
      </w:r>
      <w:r w:rsidR="000F20E9">
        <w:t xml:space="preserve">giá </w:t>
      </w:r>
      <w:r>
        <w:t xml:space="preserve">này cao so với </w:t>
      </w:r>
      <w:r w:rsidR="000F20E9">
        <w:t xml:space="preserve">mặt bằng khu này nói chung. </w:t>
      </w:r>
    </w:p>
    <w:p w14:paraId="1A488C9D" w14:textId="55270BFD" w:rsidR="002D3E50" w:rsidRPr="000E2A01" w:rsidRDefault="002D3E50" w:rsidP="002D3E50">
      <w:pPr>
        <w:rPr>
          <w:rFonts w:ascii="Tahoma" w:hAnsi="Tahoma" w:cs="Tahoma"/>
        </w:rPr>
      </w:pPr>
      <w:r w:rsidRPr="002D3E50">
        <w:rPr>
          <w:rFonts w:ascii="Tahoma" w:hAnsi="Tahoma" w:cs="Tahoma"/>
        </w:rPr>
        <w:t>Dạ em hiểu</w:t>
      </w:r>
      <w:r w:rsidR="008C048E">
        <w:rPr>
          <w:rFonts w:ascii="Tahoma" w:hAnsi="Tahoma" w:cs="Tahoma"/>
        </w:rPr>
        <w:t xml:space="preserve"> ạ. Th</w:t>
      </w:r>
      <w:r w:rsidR="00197DE6" w:rsidRPr="00197DE6">
        <w:rPr>
          <w:rFonts w:ascii="Tahoma" w:hAnsi="Tahoma" w:cs="Tahoma"/>
        </w:rPr>
        <w:t>ực tế, giá trị của Ny'ah không nằm ở mét vuông đất, mà nằm ở "giải pháp sống" lâu dài cho gia đình:</w:t>
      </w:r>
    </w:p>
    <w:p w14:paraId="6C471BC1" w14:textId="4A32B1FA" w:rsidR="002D3E50" w:rsidRPr="002D3E50" w:rsidRDefault="002D3E50" w:rsidP="002D3E50">
      <w:pPr>
        <w:numPr>
          <w:ilvl w:val="0"/>
          <w:numId w:val="3"/>
        </w:numPr>
        <w:rPr>
          <w:rFonts w:ascii="Tahoma" w:hAnsi="Tahoma" w:cs="Tahoma"/>
        </w:rPr>
      </w:pPr>
      <w:r w:rsidRPr="001803C8">
        <w:rPr>
          <w:rFonts w:ascii="Tahoma" w:hAnsi="Tahoma" w:cs="Tahoma"/>
        </w:rPr>
        <w:t xml:space="preserve">Giải pháp sống sạch: </w:t>
      </w:r>
      <w:r w:rsidR="001803C8">
        <w:rPr>
          <w:rFonts w:ascii="Tahoma" w:hAnsi="Tahoma" w:cs="Tahoma"/>
        </w:rPr>
        <w:t xml:space="preserve">Nhà bên em có </w:t>
      </w:r>
      <w:r w:rsidRPr="001803C8">
        <w:rPr>
          <w:rFonts w:ascii="Tahoma" w:hAnsi="Tahoma" w:cs="Tahoma"/>
        </w:rPr>
        <w:t>hệ thống khí tươi</w:t>
      </w:r>
      <w:r w:rsidR="002C650F">
        <w:rPr>
          <w:rFonts w:ascii="Tahoma" w:hAnsi="Tahoma" w:cs="Tahoma"/>
        </w:rPr>
        <w:t xml:space="preserve"> toàn nhà. </w:t>
      </w:r>
      <w:r w:rsidRPr="001803C8">
        <w:rPr>
          <w:rFonts w:ascii="Tahoma" w:hAnsi="Tahoma" w:cs="Tahoma"/>
        </w:rPr>
        <w:t>Toàn</w:t>
      </w:r>
      <w:r w:rsidRPr="002D3E50">
        <w:rPr>
          <w:rFonts w:ascii="Tahoma" w:hAnsi="Tahoma" w:cs="Tahoma"/>
        </w:rPr>
        <w:t xml:space="preserve"> bộ không khí cũ sẽ được thay mới bằng 9.5 triệu lít khí sạch mỗi </w:t>
      </w:r>
      <w:r w:rsidR="002C650F">
        <w:rPr>
          <w:rFonts w:ascii="Tahoma" w:hAnsi="Tahoma" w:cs="Tahoma"/>
        </w:rPr>
        <w:t>ngày</w:t>
      </w:r>
      <w:r w:rsidRPr="002D3E50">
        <w:rPr>
          <w:rFonts w:ascii="Tahoma" w:hAnsi="Tahoma" w:cs="Tahoma"/>
        </w:rPr>
        <w:t>. Anh sẽ thấy sự khác biệt rõ rệt ở giấc ngủ và hệ hô hấp của cả nhà.</w:t>
      </w:r>
    </w:p>
    <w:p w14:paraId="7F00A835" w14:textId="28E97533" w:rsidR="002D3E50" w:rsidRPr="002D3E50" w:rsidRDefault="002D3E50" w:rsidP="002D3E50">
      <w:pPr>
        <w:numPr>
          <w:ilvl w:val="0"/>
          <w:numId w:val="3"/>
        </w:numPr>
        <w:rPr>
          <w:rFonts w:ascii="Tahoma" w:hAnsi="Tahoma" w:cs="Tahoma"/>
        </w:rPr>
      </w:pPr>
      <w:r w:rsidRPr="002C650F">
        <w:rPr>
          <w:rFonts w:ascii="Tahoma" w:hAnsi="Tahoma" w:cs="Tahoma"/>
        </w:rPr>
        <w:t>Môi trường lớn lên cho con:</w:t>
      </w:r>
      <w:r w:rsidRPr="002D3E50">
        <w:rPr>
          <w:rFonts w:ascii="Tahoma" w:hAnsi="Tahoma" w:cs="Tahoma"/>
        </w:rPr>
        <w:t xml:space="preserve"> Ở đây không có cảnh buôn bán lấn chiếm hay chợ búa ồn ào. Con cái anh chị được lớn lên trong cộng đồng tri thức, văn minh</w:t>
      </w:r>
      <w:r w:rsidR="002C650F">
        <w:rPr>
          <w:rFonts w:ascii="Tahoma" w:hAnsi="Tahoma" w:cs="Tahoma"/>
        </w:rPr>
        <w:t xml:space="preserve"> - </w:t>
      </w:r>
      <w:r w:rsidRPr="002D3E50">
        <w:rPr>
          <w:rFonts w:ascii="Tahoma" w:hAnsi="Tahoma" w:cs="Tahoma"/>
        </w:rPr>
        <w:t>một môi trường giáo dục gián tiếp mà tiền không mua được.</w:t>
      </w:r>
    </w:p>
    <w:p w14:paraId="5741E513" w14:textId="1F41F939" w:rsidR="002D3E50" w:rsidRPr="002D3E50" w:rsidRDefault="002D3E50" w:rsidP="002D3E50">
      <w:pPr>
        <w:numPr>
          <w:ilvl w:val="0"/>
          <w:numId w:val="3"/>
        </w:numPr>
        <w:rPr>
          <w:rFonts w:ascii="Tahoma" w:hAnsi="Tahoma" w:cs="Tahoma"/>
        </w:rPr>
      </w:pPr>
      <w:r w:rsidRPr="00197DE6">
        <w:rPr>
          <w:rFonts w:ascii="Tahoma" w:hAnsi="Tahoma" w:cs="Tahoma"/>
        </w:rPr>
        <w:t>Giá trị sàn xây dựng:</w:t>
      </w:r>
      <w:r w:rsidRPr="002D3E50">
        <w:rPr>
          <w:rFonts w:ascii="Tahoma" w:hAnsi="Tahoma" w:cs="Tahoma"/>
        </w:rPr>
        <w:t xml:space="preserve"> Nhà mình có tới 6 tầng (DTSD 250m2). Tính ra đơn giá trên mỗi m2 sàn lại cực kỳ hợp lý cho một căn nhà phố compound, pháp lý sổ hồng riêng ngay nội thành.</w:t>
      </w:r>
      <w:r w:rsidR="002C650F">
        <w:rPr>
          <w:rFonts w:ascii="Tahoma" w:hAnsi="Tahoma" w:cs="Tahoma"/>
        </w:rPr>
        <w:t xml:space="preserve"> </w:t>
      </w:r>
    </w:p>
    <w:p w14:paraId="15FDF26E" w14:textId="3389B9CF" w:rsidR="002D3E50" w:rsidRPr="002C650F" w:rsidRDefault="002D3E50" w:rsidP="002D3E50">
      <w:pPr>
        <w:rPr>
          <w:rFonts w:ascii="Tahoma" w:hAnsi="Tahoma" w:cs="Tahoma"/>
        </w:rPr>
      </w:pPr>
      <w:r w:rsidRPr="002C650F">
        <w:rPr>
          <w:rFonts w:ascii="Tahoma" w:hAnsi="Tahoma" w:cs="Tahoma"/>
        </w:rPr>
        <w:t xml:space="preserve">Thực tế anh chị đang đầu tư vào một "môi trường sống chất lượng" và "sức khỏe lâu dài" cho gia đình, </w:t>
      </w:r>
      <w:r w:rsidR="0082183D" w:rsidRPr="0082183D">
        <w:rPr>
          <w:rFonts w:ascii="Tahoma" w:hAnsi="Tahoma" w:cs="Tahoma"/>
        </w:rPr>
        <w:t>những thứ này thường rất khó định giá bằng tiền mặt bằng chung của khu vực ạ.</w:t>
      </w:r>
    </w:p>
    <w:p w14:paraId="6FCE3D95" w14:textId="77777777" w:rsidR="00A048E2" w:rsidRPr="00AE2646" w:rsidRDefault="00A048E2" w:rsidP="00AE2646">
      <w:pPr>
        <w:spacing w:before="0" w:after="0" w:line="276" w:lineRule="auto"/>
        <w:rPr>
          <w:rFonts w:ascii="Tahoma" w:eastAsia="Tahoma" w:hAnsi="Tahoma" w:cs="Tahoma"/>
        </w:rPr>
      </w:pPr>
    </w:p>
    <w:p w14:paraId="0AFD72AD" w14:textId="418230EB" w:rsidR="003B5DC2" w:rsidRDefault="77F6270C" w:rsidP="30037B0E">
      <w:pPr>
        <w:pStyle w:val="Heading2"/>
        <w:rPr>
          <w:rFonts w:ascii="Tahoma" w:eastAsia="Tahoma" w:hAnsi="Tahoma" w:cs="Tahoma"/>
          <w:b/>
          <w:bCs/>
        </w:rPr>
      </w:pPr>
      <w:r>
        <w:t xml:space="preserve">16 - </w:t>
      </w:r>
      <w:r w:rsidR="1C325246">
        <w:t>Chính sách thanh toán và ngân hàng thế nào em?</w:t>
      </w:r>
    </w:p>
    <w:p w14:paraId="425E81BB" w14:textId="7C624428" w:rsidR="003B5DC2" w:rsidRPr="00A90C00" w:rsidRDefault="1C325246" w:rsidP="00A90C00">
      <w:pPr>
        <w:spacing w:before="0" w:after="160" w:line="276" w:lineRule="auto"/>
        <w:ind w:left="720"/>
      </w:pPr>
      <w:r w:rsidRPr="5BDB33C6">
        <w:rPr>
          <w:rFonts w:ascii="Tahoma" w:eastAsia="Tahoma" w:hAnsi="Tahoma" w:cs="Tahoma"/>
        </w:rPr>
        <w:t xml:space="preserve"> Dạ, PTTT bên em</w:t>
      </w:r>
      <w:r w:rsidR="00A54660">
        <w:rPr>
          <w:rFonts w:ascii="Tahoma" w:eastAsia="Tahoma" w:hAnsi="Tahoma" w:cs="Tahoma"/>
        </w:rPr>
        <w:t xml:space="preserve">: </w:t>
      </w:r>
      <w:r w:rsidR="00CD38DC" w:rsidRPr="00A90C00">
        <w:rPr>
          <w:rFonts w:ascii="Tahoma" w:eastAsia="Tahoma" w:hAnsi="Tahoma" w:cs="Tahoma"/>
        </w:rPr>
        <w:t>T</w:t>
      </w:r>
      <w:r w:rsidRPr="00A90C00">
        <w:rPr>
          <w:rFonts w:ascii="Tahoma" w:eastAsia="Tahoma" w:hAnsi="Tahoma" w:cs="Tahoma"/>
        </w:rPr>
        <w:t xml:space="preserve">hanh toán nhanh 85%, </w:t>
      </w:r>
      <w:r w:rsidR="00CD38DC" w:rsidRPr="00A90C00">
        <w:rPr>
          <w:rFonts w:ascii="Tahoma" w:eastAsia="Tahoma" w:hAnsi="Tahoma" w:cs="Tahoma"/>
        </w:rPr>
        <w:t>công chứng sang tên sổ</w:t>
      </w:r>
      <w:r w:rsidR="00A90C00">
        <w:rPr>
          <w:rFonts w:ascii="Tahoma" w:eastAsia="Tahoma" w:hAnsi="Tahoma" w:cs="Tahoma"/>
        </w:rPr>
        <w:t xml:space="preserve">. </w:t>
      </w:r>
      <w:r w:rsidR="00CD38DC" w:rsidRPr="00A90C00">
        <w:rPr>
          <w:rFonts w:ascii="Tahoma" w:eastAsia="Tahoma" w:hAnsi="Tahoma" w:cs="Tahoma"/>
        </w:rPr>
        <w:t>B</w:t>
      </w:r>
      <w:r w:rsidRPr="00A90C00">
        <w:rPr>
          <w:rFonts w:ascii="Tahoma" w:eastAsia="Tahoma" w:hAnsi="Tahoma" w:cs="Tahoma"/>
        </w:rPr>
        <w:t xml:space="preserve">ên em có mức chiết khấu </w:t>
      </w:r>
      <w:r w:rsidR="00CD38DC" w:rsidRPr="00A90C00">
        <w:rPr>
          <w:rFonts w:ascii="Tahoma" w:eastAsia="Tahoma" w:hAnsi="Tahoma" w:cs="Tahoma"/>
        </w:rPr>
        <w:t xml:space="preserve">rất tốt với PTTT này ạ. </w:t>
      </w:r>
    </w:p>
    <w:p w14:paraId="0A2C2E8B" w14:textId="4D59A58B" w:rsidR="003B5DC2" w:rsidRDefault="4BAB70E0" w:rsidP="5982FCAD">
      <w:pPr>
        <w:pStyle w:val="Heading2"/>
        <w:rPr>
          <w:rFonts w:ascii="Tahoma" w:eastAsia="Tahoma" w:hAnsi="Tahoma" w:cs="Tahoma"/>
          <w:b/>
          <w:bCs/>
        </w:rPr>
      </w:pPr>
      <w:r>
        <w:t xml:space="preserve">17 - </w:t>
      </w:r>
      <w:r w:rsidR="1C325246">
        <w:t>Có ngân hàng cho vay ko em?</w:t>
      </w:r>
    </w:p>
    <w:p w14:paraId="50CFB92D" w14:textId="04D70649" w:rsidR="003B5DC2" w:rsidRDefault="1C325246" w:rsidP="00E365B1">
      <w:pPr>
        <w:spacing w:before="0" w:after="160" w:line="276" w:lineRule="auto"/>
        <w:ind w:left="360"/>
      </w:pPr>
      <w:r w:rsidRPr="5BDB33C6">
        <w:rPr>
          <w:rFonts w:ascii="Tahoma" w:eastAsia="Tahoma" w:hAnsi="Tahoma" w:cs="Tahoma"/>
        </w:rPr>
        <w:t>Dạ có ạ</w:t>
      </w:r>
      <w:r w:rsidR="00E365B1">
        <w:t xml:space="preserve">. </w:t>
      </w:r>
      <w:r w:rsidRPr="5BDB33C6">
        <w:rPr>
          <w:rFonts w:ascii="Tahoma" w:eastAsia="Tahoma" w:hAnsi="Tahoma" w:cs="Tahoma"/>
        </w:rPr>
        <w:t>Nhà bên em đã được các ngân hàng thẩm định cực kỳ kỹ lưỡng về pháp lý nên việc giải ngân rất thuận tiện:</w:t>
      </w:r>
    </w:p>
    <w:p w14:paraId="072A8A98" w14:textId="620BA951" w:rsidR="003B5DC2" w:rsidRPr="00E365B1" w:rsidRDefault="1C325246" w:rsidP="00E365B1">
      <w:pPr>
        <w:pStyle w:val="ListParagraph"/>
        <w:numPr>
          <w:ilvl w:val="0"/>
          <w:numId w:val="27"/>
        </w:numPr>
        <w:spacing w:before="0" w:after="0" w:line="276" w:lineRule="auto"/>
        <w:rPr>
          <w:rFonts w:ascii="Tahoma" w:eastAsia="Tahoma" w:hAnsi="Tahoma" w:cs="Tahoma"/>
        </w:rPr>
      </w:pPr>
      <w:r w:rsidRPr="5BDB33C6">
        <w:rPr>
          <w:rFonts w:ascii="Tahoma" w:eastAsia="Tahoma" w:hAnsi="Tahoma" w:cs="Tahoma"/>
        </w:rPr>
        <w:t>Anh chị có thể chủ động chọn bất kỳ ngân hàng nào, nhưng bên em hiện có BIDV và Vietcombank đang hỗ trợ rất sát với lãi suất ưu đãi.</w:t>
      </w:r>
      <w:r w:rsidR="00E365B1">
        <w:rPr>
          <w:rFonts w:ascii="Tahoma" w:eastAsia="Tahoma" w:hAnsi="Tahoma" w:cs="Tahoma"/>
        </w:rPr>
        <w:t xml:space="preserve"> </w:t>
      </w:r>
      <w:r w:rsidRPr="00E365B1">
        <w:rPr>
          <w:rFonts w:ascii="Tahoma" w:eastAsia="Tahoma" w:hAnsi="Tahoma" w:cs="Tahoma"/>
        </w:rPr>
        <w:t>Mức vay: Tối đa lên đến 70% giá trị căn nhà.</w:t>
      </w:r>
    </w:p>
    <w:p w14:paraId="4266C76C" w14:textId="578C3065" w:rsidR="003B5DC2" w:rsidRDefault="1C325246" w:rsidP="007D69F4">
      <w:pPr>
        <w:spacing w:before="0" w:after="160" w:line="276" w:lineRule="auto"/>
        <w:rPr>
          <w:rFonts w:ascii="Tahoma" w:eastAsia="Tahoma" w:hAnsi="Tahoma" w:cs="Tahoma"/>
        </w:rPr>
      </w:pPr>
      <w:r w:rsidRPr="5BDB33C6">
        <w:rPr>
          <w:rFonts w:ascii="Tahoma" w:eastAsia="Tahoma" w:hAnsi="Tahoma" w:cs="Tahoma"/>
        </w:rPr>
        <w:t xml:space="preserve">Anh chị có đang ưu tiên sử dụng dịch vụ của bên ngân hàng nào không ạ? </w:t>
      </w:r>
    </w:p>
    <w:p w14:paraId="33C72823" w14:textId="752133B1" w:rsidR="003B5DC2" w:rsidRDefault="003B5DC2" w:rsidP="0AE3D26E">
      <w:pPr>
        <w:pBdr>
          <w:bottom w:val="single" w:sz="4" w:space="4" w:color="auto"/>
        </w:pBdr>
        <w:spacing w:before="0" w:after="160" w:line="276" w:lineRule="auto"/>
        <w:jc w:val="center"/>
      </w:pPr>
    </w:p>
    <w:p w14:paraId="308EF6FD" w14:textId="707FA819" w:rsidR="003B5DC2" w:rsidRDefault="1C325246" w:rsidP="5BDB33C6">
      <w:pPr>
        <w:pStyle w:val="Heading2"/>
        <w:spacing w:line="276" w:lineRule="auto"/>
      </w:pPr>
      <w:r w:rsidRPr="5BDB33C6">
        <w:rPr>
          <w:rFonts w:ascii="Tahoma" w:eastAsia="Tahoma" w:hAnsi="Tahoma" w:cs="Tahoma"/>
          <w:color w:val="C04F15"/>
        </w:rPr>
        <w:lastRenderedPageBreak/>
        <w:t>Giai đoạn 5: pháp lý &amp; cam kết (tin tưởng)</w:t>
      </w:r>
    </w:p>
    <w:p w14:paraId="4E6A92AD" w14:textId="4D5D0F61" w:rsidR="003B5DC2" w:rsidRDefault="53B3B876" w:rsidP="37EFB10F">
      <w:pPr>
        <w:pStyle w:val="Heading2"/>
      </w:pPr>
      <w:r>
        <w:t xml:space="preserve">18 - </w:t>
      </w:r>
      <w:r w:rsidR="1C325246">
        <w:t>Pháp lý dự án hiện tại thế nào? Khi nào có sổ?</w:t>
      </w:r>
    </w:p>
    <w:p w14:paraId="371F7DD7" w14:textId="79CB4A27" w:rsidR="005B3DEC" w:rsidRPr="005B3DEC" w:rsidRDefault="1C325246" w:rsidP="005B3DEC">
      <w:pPr>
        <w:spacing w:before="0" w:after="160" w:line="276" w:lineRule="auto"/>
        <w:ind w:left="360"/>
        <w:rPr>
          <w:rFonts w:ascii="Tahoma" w:eastAsia="Tahoma" w:hAnsi="Tahoma" w:cs="Tahoma"/>
        </w:rPr>
      </w:pPr>
      <w:r w:rsidRPr="5BDB33C6">
        <w:rPr>
          <w:rFonts w:ascii="Tahoma" w:eastAsia="Tahoma" w:hAnsi="Tahoma" w:cs="Tahoma"/>
        </w:rPr>
        <w:t>Dạ</w:t>
      </w:r>
      <w:r w:rsidR="00CD0084">
        <w:rPr>
          <w:rFonts w:ascii="Tahoma" w:eastAsia="Tahoma" w:hAnsi="Tahoma" w:cs="Tahoma"/>
        </w:rPr>
        <w:t>, b</w:t>
      </w:r>
      <w:r w:rsidRPr="5BDB33C6">
        <w:rPr>
          <w:rFonts w:ascii="Tahoma" w:eastAsia="Tahoma" w:hAnsi="Tahoma" w:cs="Tahoma"/>
        </w:rPr>
        <w:t>ên em đã có sổ đỏ từng căn và Giấy phép xây dựng đầy đủ. Sau khi ký hợp đồng</w:t>
      </w:r>
      <w:r w:rsidR="00C71A88">
        <w:rPr>
          <w:rFonts w:ascii="Tahoma" w:eastAsia="Tahoma" w:hAnsi="Tahoma" w:cs="Tahoma"/>
        </w:rPr>
        <w:t xml:space="preserve">, </w:t>
      </w:r>
      <w:r w:rsidR="00AB5F86">
        <w:rPr>
          <w:rFonts w:ascii="Tahoma" w:eastAsia="Tahoma" w:hAnsi="Tahoma" w:cs="Tahoma"/>
        </w:rPr>
        <w:t xml:space="preserve">sẽ tiến hành công chứng sang tên, </w:t>
      </w:r>
      <w:r w:rsidR="00C71A88">
        <w:rPr>
          <w:rFonts w:ascii="Tahoma" w:eastAsia="Tahoma" w:hAnsi="Tahoma" w:cs="Tahoma"/>
        </w:rPr>
        <w:t>xây và hoàn công</w:t>
      </w:r>
      <w:r w:rsidR="00AB5F86">
        <w:rPr>
          <w:rFonts w:ascii="Tahoma" w:eastAsia="Tahoma" w:hAnsi="Tahoma" w:cs="Tahoma"/>
        </w:rPr>
        <w:t>, sau đó</w:t>
      </w:r>
      <w:r w:rsidR="005B3DEC">
        <w:rPr>
          <w:rFonts w:ascii="Tahoma" w:eastAsia="Tahoma" w:hAnsi="Tahoma" w:cs="Tahoma"/>
        </w:rPr>
        <w:t xml:space="preserve"> cập nhật </w:t>
      </w:r>
      <w:r w:rsidRPr="5BDB33C6">
        <w:rPr>
          <w:rFonts w:ascii="Tahoma" w:eastAsia="Tahoma" w:hAnsi="Tahoma" w:cs="Tahoma"/>
        </w:rPr>
        <w:t>sổ ngay cho anh chị. Đây là sở hữu vĩnh viễn ạ.</w:t>
      </w:r>
    </w:p>
    <w:p w14:paraId="2C7E0947" w14:textId="166937C9" w:rsidR="003B5DC2" w:rsidRDefault="5361DBAB" w:rsidP="6F0E4CF7">
      <w:pPr>
        <w:pStyle w:val="Heading2"/>
        <w:rPr>
          <w:rFonts w:ascii="Tahoma" w:eastAsia="Tahoma" w:hAnsi="Tahoma" w:cs="Tahoma"/>
          <w:b/>
          <w:bCs/>
        </w:rPr>
      </w:pPr>
      <w:r>
        <w:t xml:space="preserve">19 - </w:t>
      </w:r>
      <w:r w:rsidR="1C325246">
        <w:t>Nhà xây chung tường, chung móng không em?</w:t>
      </w:r>
    </w:p>
    <w:p w14:paraId="4DCC0AF5" w14:textId="4A114F4C" w:rsidR="003B5DC2" w:rsidRDefault="1C325246" w:rsidP="5BDB33C6">
      <w:pPr>
        <w:spacing w:before="0" w:after="160" w:line="276" w:lineRule="auto"/>
        <w:ind w:left="360"/>
      </w:pPr>
      <w:r w:rsidRPr="5BDB33C6">
        <w:rPr>
          <w:rFonts w:ascii="Tahoma" w:eastAsia="Tahoma" w:hAnsi="Tahoma" w:cs="Tahoma"/>
        </w:rPr>
        <w:t xml:space="preserve"> Dạ không ạ, nhà bên em là sổ riêng mà, nên tất cả đều sở hữu riêng: tường riêng, cột riêng. Anh chị có thể kiểm tra hồ sơ kỹ thuật, mọi thứ đều tách biệt để đảm bảo pháp lý, độ bền lâu dài.</w:t>
      </w:r>
    </w:p>
    <w:p w14:paraId="33223496" w14:textId="5B04DAE3" w:rsidR="003B5DC2" w:rsidRDefault="003B5DC2" w:rsidP="5BDB33C6">
      <w:pPr>
        <w:spacing w:before="0" w:after="160" w:line="276" w:lineRule="auto"/>
        <w:jc w:val="center"/>
      </w:pPr>
    </w:p>
    <w:p w14:paraId="6801C1BD" w14:textId="6426C5F4" w:rsidR="003B5DC2" w:rsidRDefault="1C325246" w:rsidP="5BDB33C6">
      <w:pPr>
        <w:pStyle w:val="Heading2"/>
        <w:spacing w:line="276" w:lineRule="auto"/>
      </w:pPr>
      <w:r w:rsidRPr="5BDB33C6">
        <w:rPr>
          <w:rFonts w:ascii="Tahoma" w:eastAsia="Tahoma" w:hAnsi="Tahoma" w:cs="Tahoma"/>
          <w:color w:val="C04F15"/>
        </w:rPr>
        <w:t xml:space="preserve">Giai đoạn 6: Mời thăm thực tế khu nhà </w:t>
      </w:r>
    </w:p>
    <w:p w14:paraId="0D0A4C1C" w14:textId="23311B56" w:rsidR="003B5DC2" w:rsidRDefault="1C325246" w:rsidP="5BDB33C6">
      <w:pPr>
        <w:spacing w:before="0" w:after="160" w:line="276" w:lineRule="auto"/>
      </w:pPr>
      <w:r w:rsidRPr="5BDB33C6">
        <w:rPr>
          <w:rFonts w:ascii="Tahoma" w:eastAsia="Tahoma" w:hAnsi="Tahoma" w:cs="Tahoma"/>
        </w:rPr>
        <w:t xml:space="preserve">Dạ, hôm nay bên em có nhân viên trực tại </w:t>
      </w:r>
      <w:r w:rsidR="00E725B7">
        <w:rPr>
          <w:rFonts w:ascii="Tahoma" w:eastAsia="Tahoma" w:hAnsi="Tahoma" w:cs="Tahoma"/>
        </w:rPr>
        <w:t>khu nhà</w:t>
      </w:r>
      <w:r w:rsidRPr="5BDB33C6">
        <w:rPr>
          <w:rFonts w:ascii="Tahoma" w:eastAsia="Tahoma" w:hAnsi="Tahoma" w:cs="Tahoma"/>
        </w:rPr>
        <w:t xml:space="preserve"> từ 8h đến 18h. Em mời anh/chị ghé tham quan thực tế để cảm nhận </w:t>
      </w:r>
      <w:r w:rsidR="001C0FB5">
        <w:rPr>
          <w:rFonts w:ascii="Tahoma" w:eastAsia="Tahoma" w:hAnsi="Tahoma" w:cs="Tahoma"/>
        </w:rPr>
        <w:t xml:space="preserve">nhé ạ. </w:t>
      </w:r>
      <w:r w:rsidRPr="5BDB33C6">
        <w:rPr>
          <w:rFonts w:ascii="Tahoma" w:eastAsia="Tahoma" w:hAnsi="Tahoma" w:cs="Tahoma"/>
        </w:rPr>
        <w:t>Anh/chị cho em xin số điện thoại, em đặt lịch đón mình chu đáo</w:t>
      </w:r>
      <w:r w:rsidR="001C0FB5">
        <w:rPr>
          <w:rFonts w:ascii="Tahoma" w:eastAsia="Tahoma" w:hAnsi="Tahoma" w:cs="Tahoma"/>
        </w:rPr>
        <w:t xml:space="preserve">. </w:t>
      </w:r>
    </w:p>
    <w:p w14:paraId="226D4BCC" w14:textId="0512EA7C" w:rsidR="003B5DC2" w:rsidRDefault="1C325246" w:rsidP="4B6286AB">
      <w:pPr>
        <w:pBdr>
          <w:bottom w:val="single" w:sz="4" w:space="1" w:color="auto"/>
        </w:pBdr>
        <w:spacing w:before="0" w:after="160" w:line="276" w:lineRule="auto"/>
      </w:pPr>
      <w:r w:rsidRPr="5BDB33C6">
        <w:rPr>
          <w:rFonts w:ascii="Tahoma" w:eastAsia="Tahoma" w:hAnsi="Tahoma" w:cs="Tahoma"/>
        </w:rPr>
        <w:t xml:space="preserve"> </w:t>
      </w:r>
    </w:p>
    <w:p w14:paraId="537378D8" w14:textId="0A816E4E" w:rsidR="003B5DC2" w:rsidRDefault="1C325246" w:rsidP="5BDB33C6">
      <w:pPr>
        <w:pStyle w:val="Heading2"/>
        <w:spacing w:line="276" w:lineRule="auto"/>
        <w:rPr>
          <w:rFonts w:ascii="Tahoma" w:eastAsia="Tahoma" w:hAnsi="Tahoma" w:cs="Tahoma"/>
          <w:sz w:val="40"/>
          <w:szCs w:val="40"/>
        </w:rPr>
      </w:pPr>
      <w:r w:rsidRPr="5BDB33C6">
        <w:rPr>
          <w:rFonts w:ascii="Tahoma" w:eastAsia="Tahoma" w:hAnsi="Tahoma" w:cs="Tahoma"/>
          <w:sz w:val="36"/>
          <w:szCs w:val="36"/>
        </w:rPr>
        <w:t>Phụ lục –  Cẩm nang xử lý từ chối</w:t>
      </w:r>
    </w:p>
    <w:p w14:paraId="30F12E32" w14:textId="7CF11E76" w:rsidR="003B5DC2" w:rsidRDefault="1C325246" w:rsidP="5BDB33C6">
      <w:pPr>
        <w:spacing w:before="0" w:after="160" w:line="276" w:lineRule="auto"/>
      </w:pPr>
      <w:r w:rsidRPr="5BDB33C6">
        <w:rPr>
          <w:rFonts w:ascii="Aptos" w:eastAsia="Aptos" w:hAnsi="Aptos" w:cs="Aptos"/>
        </w:rPr>
        <w:t xml:space="preserve"> </w:t>
      </w:r>
    </w:p>
    <w:p w14:paraId="720BCCEF" w14:textId="0BA7EEC7" w:rsidR="003B5DC2" w:rsidRDefault="313C2310" w:rsidP="06C0B2DF">
      <w:pPr>
        <w:pStyle w:val="Heading2"/>
        <w:rPr>
          <w:rFonts w:ascii="Tahoma" w:eastAsia="Tahoma" w:hAnsi="Tahoma" w:cs="Tahoma"/>
          <w:b/>
          <w:bCs/>
        </w:rPr>
      </w:pPr>
      <w:r>
        <w:t xml:space="preserve">20 - </w:t>
      </w:r>
      <w:r w:rsidR="1C325246">
        <w:t>Khách chê: "Quận 8 xa quá, chị muốn tìm mạn Quận 5, Quận 10 cho gần.”</w:t>
      </w:r>
    </w:p>
    <w:p w14:paraId="3802A985" w14:textId="38DDEAE2" w:rsidR="003B5DC2" w:rsidRDefault="1C325246" w:rsidP="5BDB33C6">
      <w:pPr>
        <w:spacing w:before="0" w:after="160" w:line="276" w:lineRule="auto"/>
      </w:pPr>
      <w:r w:rsidRPr="5BDB33C6">
        <w:rPr>
          <w:rFonts w:ascii="Tahoma" w:eastAsia="Tahoma" w:hAnsi="Tahoma" w:cs="Tahoma"/>
          <w:b/>
          <w:bCs/>
        </w:rPr>
        <w:t>Xử lý:</w:t>
      </w:r>
      <w:r w:rsidRPr="5BDB33C6">
        <w:rPr>
          <w:rFonts w:ascii="Tahoma" w:eastAsia="Tahoma" w:hAnsi="Tahoma" w:cs="Tahoma"/>
        </w:rPr>
        <w:t xml:space="preserve"> Đừng phủ nhận khoảng cách, hãy nhấn mạnh vào trục đường huyết mạch và sự yên tĩnh. </w:t>
      </w:r>
    </w:p>
    <w:p w14:paraId="1A0D9E29" w14:textId="0A64D7A2" w:rsidR="003B5DC2" w:rsidRDefault="1C325246" w:rsidP="5BDB33C6">
      <w:pPr>
        <w:spacing w:before="0" w:after="160" w:line="276" w:lineRule="auto"/>
      </w:pPr>
      <w:r w:rsidRPr="5BDB33C6">
        <w:rPr>
          <w:rFonts w:ascii="Tahoma" w:eastAsia="Tahoma" w:hAnsi="Tahoma" w:cs="Tahoma"/>
          <w:b/>
          <w:bCs/>
        </w:rPr>
        <w:t>Trả lời</w:t>
      </w:r>
      <w:r w:rsidRPr="5BDB33C6">
        <w:rPr>
          <w:rFonts w:ascii="Tahoma" w:eastAsia="Tahoma" w:hAnsi="Tahoma" w:cs="Tahoma"/>
        </w:rPr>
        <w:t>: Dạ,  gần trung tâm để tiện đi lại</w:t>
      </w:r>
      <w:r w:rsidR="00852948">
        <w:rPr>
          <w:rFonts w:ascii="Tahoma" w:eastAsia="Tahoma" w:hAnsi="Tahoma" w:cs="Tahoma"/>
        </w:rPr>
        <w:t xml:space="preserve"> chị ha!</w:t>
      </w:r>
    </w:p>
    <w:p w14:paraId="213B4294" w14:textId="0334FADA" w:rsidR="003B5DC2" w:rsidRDefault="1C325246" w:rsidP="5BDB33C6">
      <w:pPr>
        <w:spacing w:before="0" w:after="160" w:line="276" w:lineRule="auto"/>
      </w:pPr>
      <w:r w:rsidRPr="5BDB33C6">
        <w:rPr>
          <w:rFonts w:ascii="Tahoma" w:eastAsia="Tahoma" w:hAnsi="Tahoma" w:cs="Tahoma"/>
        </w:rPr>
        <w:t xml:space="preserve">Nếu ở Quận 10 hay Quận 5, </w:t>
      </w:r>
      <w:r w:rsidR="00852948">
        <w:rPr>
          <w:rFonts w:ascii="Tahoma" w:eastAsia="Tahoma" w:hAnsi="Tahoma" w:cs="Tahoma"/>
        </w:rPr>
        <w:t>chị có thể phải</w:t>
      </w:r>
      <w:r w:rsidRPr="5BDB33C6">
        <w:rPr>
          <w:rFonts w:ascii="Tahoma" w:eastAsia="Tahoma" w:hAnsi="Tahoma" w:cs="Tahoma"/>
        </w:rPr>
        <w:t xml:space="preserve"> chấp nhận ở nhà hẻm sâu, kẹt xe và không có chỗ đậu ô tô. Tại Ny'ah, mình di chuyển theo đại lộ lớn, vào trung tâm rất nhanh mà lại có cuộc sống compound an lành, yên tĩnh và đẳng cấp. </w:t>
      </w:r>
    </w:p>
    <w:p w14:paraId="5CE744F7" w14:textId="6DE4CB2A" w:rsidR="003B5DC2" w:rsidRDefault="1C325246" w:rsidP="5BDB33C6">
      <w:pPr>
        <w:spacing w:before="0" w:after="160" w:line="276" w:lineRule="auto"/>
      </w:pPr>
      <w:r w:rsidRPr="5BDB33C6">
        <w:rPr>
          <w:rFonts w:ascii="Tahoma" w:eastAsia="Tahoma" w:hAnsi="Tahoma" w:cs="Tahoma"/>
        </w:rPr>
        <w:t xml:space="preserve">Từ Ny’ah di chuyển ra tuyến Võ Văn Kiệt rất gần, chạy một mạch là tới Q.1, không hề có kẹt xe hay đèn đỏ. Thay vì ở trung tâm ồn ào, anh chị về đây có một khoảng lặng riêng tư, không khí sạch AirTop, mà thời gian di chuyển </w:t>
      </w:r>
      <w:r w:rsidR="00033348">
        <w:rPr>
          <w:rFonts w:ascii="Tahoma" w:eastAsia="Tahoma" w:hAnsi="Tahoma" w:cs="Tahoma"/>
        </w:rPr>
        <w:t xml:space="preserve">có thể còn ít hơn. </w:t>
      </w:r>
    </w:p>
    <w:p w14:paraId="246267D0" w14:textId="64F22B2C" w:rsidR="003B5DC2" w:rsidRDefault="4091CD25" w:rsidP="1CD5F627">
      <w:pPr>
        <w:pStyle w:val="Heading2"/>
        <w:rPr>
          <w:rFonts w:ascii="Tahoma" w:eastAsia="Tahoma" w:hAnsi="Tahoma" w:cs="Tahoma"/>
          <w:b/>
          <w:bCs/>
        </w:rPr>
      </w:pPr>
      <w:r>
        <w:lastRenderedPageBreak/>
        <w:t>21-</w:t>
      </w:r>
      <w:r w:rsidR="1C325246">
        <w:t xml:space="preserve"> Khách chê: "Nhà phố gì mà đất có 45-50m2, bé quá chị không ở được."</w:t>
      </w:r>
    </w:p>
    <w:p w14:paraId="3DF94A1A" w14:textId="58FF2FD5" w:rsidR="003B5DC2" w:rsidRDefault="1C325246" w:rsidP="5BDB33C6">
      <w:pPr>
        <w:spacing w:before="0" w:after="160" w:line="276" w:lineRule="auto"/>
      </w:pPr>
      <w:r w:rsidRPr="5BDB33C6">
        <w:rPr>
          <w:rFonts w:ascii="Tahoma" w:eastAsia="Tahoma" w:hAnsi="Tahoma" w:cs="Tahoma"/>
          <w:b/>
          <w:bCs/>
        </w:rPr>
        <w:t>Cách xử lý:</w:t>
      </w:r>
      <w:r w:rsidRPr="5BDB33C6">
        <w:rPr>
          <w:rFonts w:ascii="Tahoma" w:eastAsia="Tahoma" w:hAnsi="Tahoma" w:cs="Tahoma"/>
        </w:rPr>
        <w:t xml:space="preserve"> Chuyển trọng tâm từ diện tích đất sang diện tích sàn sử dụng.</w:t>
      </w:r>
    </w:p>
    <w:p w14:paraId="39D2F6AF" w14:textId="2E453BD2" w:rsidR="003B5DC2" w:rsidRDefault="1C325246" w:rsidP="5BDB33C6">
      <w:pPr>
        <w:spacing w:before="0" w:after="160" w:line="276" w:lineRule="auto"/>
      </w:pPr>
      <w:r w:rsidRPr="5BDB33C6">
        <w:rPr>
          <w:rFonts w:ascii="Tahoma" w:eastAsia="Tahoma" w:hAnsi="Tahoma" w:cs="Tahoma"/>
          <w:b/>
          <w:bCs/>
        </w:rPr>
        <w:t xml:space="preserve">Trả lời: </w:t>
      </w:r>
      <w:r w:rsidRPr="5BDB33C6">
        <w:rPr>
          <w:rFonts w:ascii="Tahoma" w:eastAsia="Tahoma" w:hAnsi="Tahoma" w:cs="Tahoma"/>
        </w:rPr>
        <w:t>Dạ đúng là nếu nhìn trên sổ, diện tích đất 45-50m2 nghe có vẻ khiêm tốn. Nhưng Ny'ah được thiết kế theo tư duy 'tối ưu hóa không gian' của các đô thị lớn như Tokyo hay Singapore.</w:t>
      </w:r>
    </w:p>
    <w:p w14:paraId="363D73C7" w14:textId="56232253" w:rsidR="003B5DC2" w:rsidRDefault="1C325246" w:rsidP="5BDB33C6">
      <w:pPr>
        <w:spacing w:before="0" w:after="160" w:line="276" w:lineRule="auto"/>
      </w:pPr>
      <w:r w:rsidRPr="5BDB33C6">
        <w:rPr>
          <w:rFonts w:ascii="Tahoma" w:eastAsia="Tahoma" w:hAnsi="Tahoma" w:cs="Tahoma"/>
        </w:rPr>
        <w:t>Thay vì dàn trải, anh chị có 6 tầng lầu với DT sàn lên tới 250m2, có garage riêng,</w:t>
      </w:r>
      <w:r w:rsidR="00CA4388" w:rsidRPr="00CA4388">
        <w:rPr>
          <w:rFonts w:ascii="Tahoma" w:eastAsia="Tahoma" w:hAnsi="Tahoma" w:cs="Tahoma"/>
        </w:rPr>
        <w:t xml:space="preserve"> </w:t>
      </w:r>
      <w:r w:rsidR="00CA4388" w:rsidRPr="5BDB33C6">
        <w:rPr>
          <w:rFonts w:ascii="Tahoma" w:eastAsia="Tahoma" w:hAnsi="Tahoma" w:cs="Tahoma"/>
        </w:rPr>
        <w:t>bếp full-size đến phòng ngủ Master 38m2</w:t>
      </w:r>
      <w:r w:rsidR="00CA4388">
        <w:rPr>
          <w:rFonts w:ascii="Tahoma" w:eastAsia="Tahoma" w:hAnsi="Tahoma" w:cs="Tahoma"/>
        </w:rPr>
        <w:t>,</w:t>
      </w:r>
      <w:r w:rsidRPr="5BDB33C6">
        <w:rPr>
          <w:rFonts w:ascii="Tahoma" w:eastAsia="Tahoma" w:hAnsi="Tahoma" w:cs="Tahoma"/>
        </w:rPr>
        <w:t xml:space="preserve"> sân thượng chill. Đây l</w:t>
      </w:r>
      <w:r w:rsidR="00097898">
        <w:rPr>
          <w:rFonts w:ascii="Tahoma" w:eastAsia="Tahoma" w:hAnsi="Tahoma" w:cs="Tahoma"/>
        </w:rPr>
        <w:t xml:space="preserve">à cách NĐ </w:t>
      </w:r>
      <w:r w:rsidRPr="5BDB33C6">
        <w:rPr>
          <w:rFonts w:ascii="Tahoma" w:eastAsia="Tahoma" w:hAnsi="Tahoma" w:cs="Tahoma"/>
        </w:rPr>
        <w:t>‘</w:t>
      </w:r>
      <w:r w:rsidRPr="5BDB33C6">
        <w:rPr>
          <w:rFonts w:ascii="Tahoma" w:eastAsia="Tahoma" w:hAnsi="Tahoma" w:cs="Tahoma"/>
          <w:i/>
          <w:iCs/>
        </w:rPr>
        <w:t>tái định nghĩa’</w:t>
      </w:r>
      <w:r w:rsidRPr="5BDB33C6">
        <w:rPr>
          <w:rFonts w:ascii="Tahoma" w:eastAsia="Tahoma" w:hAnsi="Tahoma" w:cs="Tahoma"/>
        </w:rPr>
        <w:t xml:space="preserve"> về không gian sống nội đô ạ. </w:t>
      </w:r>
    </w:p>
    <w:p w14:paraId="3657AE59" w14:textId="77F34AB1" w:rsidR="003B5DC2" w:rsidRDefault="7E8D4E39" w:rsidP="4DF8E881">
      <w:pPr>
        <w:pStyle w:val="Heading2"/>
        <w:rPr>
          <w:rFonts w:ascii="Tahoma" w:eastAsia="Tahoma" w:hAnsi="Tahoma" w:cs="Tahoma"/>
          <w:b/>
          <w:bCs/>
        </w:rPr>
      </w:pPr>
      <w:r>
        <w:t>22 -</w:t>
      </w:r>
      <w:r w:rsidR="1C325246">
        <w:t xml:space="preserve"> Khách lo lắng: "Dự án nhỏ quá, sau này thanh khoản có dễ không em?"</w:t>
      </w:r>
    </w:p>
    <w:p w14:paraId="720F396D" w14:textId="1AA04288" w:rsidR="003B5DC2" w:rsidRDefault="1C325246" w:rsidP="5BDB33C6">
      <w:pPr>
        <w:spacing w:before="0" w:after="160" w:line="276" w:lineRule="auto"/>
      </w:pPr>
      <w:r w:rsidRPr="5BDB33C6">
        <w:rPr>
          <w:rFonts w:ascii="Tahoma" w:eastAsia="Tahoma" w:hAnsi="Tahoma" w:cs="Tahoma"/>
          <w:b/>
          <w:bCs/>
        </w:rPr>
        <w:t>Cách xử lý:</w:t>
      </w:r>
      <w:r w:rsidRPr="5BDB33C6">
        <w:rPr>
          <w:rFonts w:ascii="Tahoma" w:eastAsia="Tahoma" w:hAnsi="Tahoma" w:cs="Tahoma"/>
        </w:rPr>
        <w:t xml:space="preserve"> Nhấn mạnh vào tính khan hiếm và cộng đồng đặc thù.</w:t>
      </w:r>
    </w:p>
    <w:p w14:paraId="0C5C1C3E" w14:textId="5D3956A3" w:rsidR="003B5DC2" w:rsidRDefault="1C325246" w:rsidP="5BDB33C6">
      <w:pPr>
        <w:spacing w:before="0" w:after="160" w:line="276" w:lineRule="auto"/>
      </w:pPr>
      <w:r w:rsidRPr="5BDB33C6">
        <w:rPr>
          <w:rFonts w:ascii="Tahoma" w:eastAsia="Tahoma" w:hAnsi="Tahoma" w:cs="Tahoma"/>
          <w:b/>
          <w:bCs/>
        </w:rPr>
        <w:t>Trả lời:</w:t>
      </w:r>
    </w:p>
    <w:p w14:paraId="732B6195" w14:textId="206391FA" w:rsidR="003B5DC2" w:rsidRDefault="1C325246" w:rsidP="5BDB33C6">
      <w:pPr>
        <w:spacing w:before="0" w:after="160" w:line="276" w:lineRule="auto"/>
      </w:pPr>
      <w:r w:rsidRPr="5BDB33C6">
        <w:rPr>
          <w:rFonts w:ascii="Tahoma" w:eastAsia="Tahoma" w:hAnsi="Tahoma" w:cs="Tahoma"/>
        </w:rPr>
        <w:t>Dạ, thực tế</w:t>
      </w:r>
      <w:r w:rsidR="00B274D2">
        <w:rPr>
          <w:rFonts w:ascii="Tahoma" w:eastAsia="Tahoma" w:hAnsi="Tahoma" w:cs="Tahoma"/>
        </w:rPr>
        <w:t xml:space="preserve"> thì</w:t>
      </w:r>
      <w:r w:rsidRPr="5BDB33C6">
        <w:rPr>
          <w:rFonts w:ascii="Tahoma" w:eastAsia="Tahoma" w:hAnsi="Tahoma" w:cs="Tahoma"/>
        </w:rPr>
        <w:t>, dự án càng nhỏ và đặc thù thì tính khan hiếm càng cao. Thị trường không thiếu nhà phố đại trà, nhưng cực kỳ thiếu những khu compound chỉ 50 căn, đồng bộ như Ny'ah.</w:t>
      </w:r>
    </w:p>
    <w:p w14:paraId="1EF9C9EF" w14:textId="1AA2E781" w:rsidR="003B5DC2" w:rsidRDefault="1C325246" w:rsidP="5BDB33C6">
      <w:pPr>
        <w:spacing w:before="0" w:after="160" w:line="276" w:lineRule="auto"/>
      </w:pPr>
      <w:r w:rsidRPr="5BDB33C6">
        <w:rPr>
          <w:rFonts w:ascii="Tahoma" w:eastAsia="Tahoma" w:hAnsi="Tahoma" w:cs="Tahoma"/>
        </w:rPr>
        <w:t>Khách hàng sau này mua lại của anh chị cũng sẽ là những người tìm kiếm sự riêng tư và sức khỏe (AirTop). Những sản phẩm 'tinh' như thế này thường giữ giá rất tốt và thanh khoản nhanh vì tệp khách hàng chuyên gia rất trung thành ạ.</w:t>
      </w:r>
    </w:p>
    <w:p w14:paraId="0B8C563A" w14:textId="00B2E581" w:rsidR="003B5DC2" w:rsidRDefault="54A1776B" w:rsidP="3677503D">
      <w:pPr>
        <w:pStyle w:val="Heading2"/>
      </w:pPr>
      <w:r>
        <w:t xml:space="preserve">23 - </w:t>
      </w:r>
      <w:r w:rsidR="1C325246">
        <w:t xml:space="preserve"> Khách nói: "Để chị bàn lại với gia đình/ Để chị suy nghĩ thêm."</w:t>
      </w:r>
    </w:p>
    <w:p w14:paraId="2FB2EB8B" w14:textId="5B6515F6" w:rsidR="003B5DC2" w:rsidRDefault="1C325246" w:rsidP="5BDB33C6">
      <w:pPr>
        <w:spacing w:before="0" w:after="160" w:line="276" w:lineRule="auto"/>
      </w:pPr>
      <w:r w:rsidRPr="5BDB33C6">
        <w:rPr>
          <w:rFonts w:ascii="Tahoma" w:eastAsia="Tahoma" w:hAnsi="Tahoma" w:cs="Tahoma"/>
          <w:b/>
          <w:bCs/>
        </w:rPr>
        <w:t>Cách xử lý:</w:t>
      </w:r>
      <w:r w:rsidRPr="5BDB33C6">
        <w:rPr>
          <w:rFonts w:ascii="Tahoma" w:eastAsia="Tahoma" w:hAnsi="Tahoma" w:cs="Tahoma"/>
        </w:rPr>
        <w:t xml:space="preserve"> Đừng ép khách, hãy tạo điểm chạm tiếp theo.</w:t>
      </w:r>
    </w:p>
    <w:p w14:paraId="4DC2B80D" w14:textId="01CD8E0A" w:rsidR="003B5DC2" w:rsidRDefault="1C325246" w:rsidP="5BDB33C6">
      <w:pPr>
        <w:spacing w:before="0" w:after="160" w:line="276" w:lineRule="auto"/>
      </w:pPr>
      <w:r w:rsidRPr="5BDB33C6">
        <w:rPr>
          <w:rFonts w:ascii="Tahoma" w:eastAsia="Tahoma" w:hAnsi="Tahoma" w:cs="Tahoma"/>
          <w:b/>
          <w:bCs/>
        </w:rPr>
        <w:t>Trả lời:</w:t>
      </w:r>
    </w:p>
    <w:p w14:paraId="2B1B4BE7" w14:textId="71DDF58C" w:rsidR="003B5DC2" w:rsidRDefault="1C325246" w:rsidP="5BDB33C6">
      <w:pPr>
        <w:spacing w:before="0" w:after="160" w:line="276" w:lineRule="auto"/>
      </w:pPr>
      <w:r w:rsidRPr="5BDB33C6">
        <w:rPr>
          <w:rFonts w:ascii="Tahoma" w:eastAsia="Tahoma" w:hAnsi="Tahoma" w:cs="Tahoma"/>
        </w:rPr>
        <w:t>Dạ tất nhiên rồi ạ, một tài sản lớn như vậy anh chị cần bàn bạc kỹ là điều rất nên. Tuy nhiên, vì số lượng căn compound ở đây chỉ có 50 căn</w:t>
      </w:r>
      <w:r w:rsidR="001B67D8">
        <w:rPr>
          <w:rFonts w:ascii="Tahoma" w:eastAsia="Tahoma" w:hAnsi="Tahoma" w:cs="Tahoma"/>
        </w:rPr>
        <w:t xml:space="preserve">. </w:t>
      </w:r>
    </w:p>
    <w:p w14:paraId="635DE38C" w14:textId="105A1460" w:rsidR="003B5DC2" w:rsidRDefault="1C325246" w:rsidP="5BDB33C6">
      <w:pPr>
        <w:spacing w:before="0" w:after="160" w:line="276" w:lineRule="auto"/>
      </w:pPr>
      <w:r w:rsidRPr="5BDB33C6">
        <w:rPr>
          <w:rFonts w:ascii="Tahoma" w:eastAsia="Tahoma" w:hAnsi="Tahoma" w:cs="Tahoma"/>
        </w:rPr>
        <w:t>Hay là cuối tuần này, em mời anh chị và cả gia đình ghé qua công trình xem thực tế một lần? Lúc đó mình quyết định dựa trên cảm nhận thực tế sẽ dễ dàng hơn nhiều ạ.</w:t>
      </w:r>
    </w:p>
    <w:p w14:paraId="6777F94E" w14:textId="1745C55C" w:rsidR="003B5DC2" w:rsidRDefault="6F9BFAB4" w:rsidP="48C0836C">
      <w:pPr>
        <w:pStyle w:val="Heading2"/>
        <w:rPr>
          <w:rFonts w:ascii="Tahoma" w:eastAsia="Tahoma" w:hAnsi="Tahoma" w:cs="Tahoma"/>
          <w:b/>
          <w:bCs/>
        </w:rPr>
      </w:pPr>
      <w:r>
        <w:t>24 -</w:t>
      </w:r>
      <w:r w:rsidR="1C325246">
        <w:t xml:space="preserve"> Khách chê: "Giá 8.9 tỷ chị mua được căn nhà phố hẻm to ở Quận khác rồi."</w:t>
      </w:r>
    </w:p>
    <w:p w14:paraId="5B7C965B" w14:textId="0B60C6F8" w:rsidR="003B5DC2" w:rsidRDefault="1C325246" w:rsidP="5BDB33C6">
      <w:pPr>
        <w:spacing w:before="0" w:after="160" w:line="276" w:lineRule="auto"/>
      </w:pPr>
      <w:r w:rsidRPr="5BDB33C6">
        <w:rPr>
          <w:rFonts w:ascii="Tahoma" w:eastAsia="Tahoma" w:hAnsi="Tahoma" w:cs="Tahoma"/>
          <w:b/>
          <w:bCs/>
        </w:rPr>
        <w:t>Cách xử lý:</w:t>
      </w:r>
      <w:r w:rsidRPr="5BDB33C6">
        <w:rPr>
          <w:rFonts w:ascii="Tahoma" w:eastAsia="Tahoma" w:hAnsi="Tahoma" w:cs="Tahoma"/>
        </w:rPr>
        <w:t xml:space="preserve"> So sánh về hạ tầng đồng bộ vs nhà lẻ tự xây.</w:t>
      </w:r>
    </w:p>
    <w:p w14:paraId="57B45A38" w14:textId="64E09680" w:rsidR="003B5DC2" w:rsidRDefault="1C325246" w:rsidP="5BDB33C6">
      <w:pPr>
        <w:spacing w:before="0" w:after="160" w:line="276" w:lineRule="auto"/>
      </w:pPr>
      <w:r w:rsidRPr="5BDB33C6">
        <w:rPr>
          <w:rFonts w:ascii="Tahoma" w:eastAsia="Tahoma" w:hAnsi="Tahoma" w:cs="Tahoma"/>
          <w:b/>
          <w:bCs/>
        </w:rPr>
        <w:lastRenderedPageBreak/>
        <w:t>Trả lời:</w:t>
      </w:r>
    </w:p>
    <w:p w14:paraId="17896055" w14:textId="2CFF3B82" w:rsidR="003B5DC2" w:rsidRDefault="1C325246" w:rsidP="00976319">
      <w:pPr>
        <w:spacing w:before="0" w:after="160" w:line="276" w:lineRule="auto"/>
      </w:pPr>
      <w:r w:rsidRPr="5BDB33C6">
        <w:rPr>
          <w:rFonts w:ascii="Tahoma" w:eastAsia="Tahoma" w:hAnsi="Tahoma" w:cs="Tahoma"/>
        </w:rPr>
        <w:t>Dạ, với 9 tỷ anh chị có thể mua được nhà hẻm, nhưng sẽ khó mua được sự đồng bộ</w:t>
      </w:r>
      <w:r w:rsidR="00976319">
        <w:rPr>
          <w:rFonts w:ascii="Tahoma" w:eastAsia="Tahoma" w:hAnsi="Tahoma" w:cs="Tahoma"/>
        </w:rPr>
        <w:t xml:space="preserve">, hoặc </w:t>
      </w:r>
      <w:r w:rsidR="00195CEC">
        <w:rPr>
          <w:rFonts w:ascii="Tahoma" w:eastAsia="Tahoma" w:hAnsi="Tahoma" w:cs="Tahoma"/>
        </w:rPr>
        <w:t xml:space="preserve">pháp lý chuẩn chỉnh. </w:t>
      </w:r>
    </w:p>
    <w:p w14:paraId="6260D6F0" w14:textId="1E07663F" w:rsidR="003B5DC2" w:rsidRDefault="1C325246" w:rsidP="5BDB33C6">
      <w:pPr>
        <w:spacing w:before="0" w:after="160" w:line="276" w:lineRule="auto"/>
        <w:rPr>
          <w:rFonts w:ascii="Tahoma" w:eastAsia="Tahoma" w:hAnsi="Tahoma" w:cs="Tahoma"/>
        </w:rPr>
      </w:pPr>
      <w:r w:rsidRPr="5BDB33C6">
        <w:rPr>
          <w:rFonts w:ascii="Tahoma" w:eastAsia="Tahoma" w:hAnsi="Tahoma" w:cs="Tahoma"/>
        </w:rPr>
        <w:t xml:space="preserve">Tại Ny'ah, </w:t>
      </w:r>
      <w:r w:rsidR="00195CEC">
        <w:rPr>
          <w:rFonts w:ascii="Tahoma" w:eastAsia="Tahoma" w:hAnsi="Tahoma" w:cs="Tahoma"/>
        </w:rPr>
        <w:t>thì</w:t>
      </w:r>
      <w:r w:rsidRPr="5BDB33C6">
        <w:rPr>
          <w:rFonts w:ascii="Tahoma" w:eastAsia="Tahoma" w:hAnsi="Tahoma" w:cs="Tahoma"/>
        </w:rPr>
        <w:t xml:space="preserve"> chị mua một 'gói giải pháp sống': có bảo vệ Face ID, có không khí sạch, có cộng đồng hàng xóm đồng bộ lối sống và đặc biệt là nhà xây mới 100% với thiết kế hiện đại tối giản. Tính ra chi phí xây dựng và công nghệ đã chiếm một phần lớn trong giá trị căn nhà rồi, anh chị ở sẽ rất nhàn và sang ạ.</w:t>
      </w:r>
    </w:p>
    <w:p w14:paraId="7490082D" w14:textId="77777777" w:rsidR="00903F58" w:rsidRDefault="00903F58" w:rsidP="5BDB33C6">
      <w:pPr>
        <w:spacing w:before="0" w:after="160" w:line="276" w:lineRule="auto"/>
        <w:rPr>
          <w:rFonts w:ascii="Tahoma" w:eastAsia="Tahoma" w:hAnsi="Tahoma" w:cs="Tahoma"/>
        </w:rPr>
      </w:pPr>
    </w:p>
    <w:p w14:paraId="2FAEC15B" w14:textId="77777777" w:rsidR="00903F58" w:rsidRDefault="00903F58" w:rsidP="5BDB33C6">
      <w:pPr>
        <w:spacing w:before="0" w:after="160" w:line="276" w:lineRule="auto"/>
        <w:rPr>
          <w:rFonts w:ascii="Tahoma" w:eastAsia="Tahoma" w:hAnsi="Tahoma" w:cs="Tahoma"/>
        </w:rPr>
      </w:pPr>
    </w:p>
    <w:p w14:paraId="55A10175" w14:textId="4DE52D20" w:rsidR="00903F58" w:rsidRDefault="00903F58" w:rsidP="5BDB33C6">
      <w:pPr>
        <w:spacing w:before="0" w:after="160" w:line="276" w:lineRule="auto"/>
        <w:rPr>
          <w:rFonts w:ascii="Tahoma" w:eastAsia="Tahoma" w:hAnsi="Tahoma" w:cs="Tahoma"/>
          <w:color w:val="EE0000"/>
        </w:rPr>
      </w:pPr>
      <w:r w:rsidRPr="00903F58">
        <w:rPr>
          <w:rFonts w:ascii="Tahoma" w:eastAsia="Tahoma" w:hAnsi="Tahoma" w:cs="Tahoma"/>
          <w:color w:val="EE0000"/>
        </w:rPr>
        <w:t xml:space="preserve">UPDATE </w:t>
      </w:r>
    </w:p>
    <w:p w14:paraId="00200B06" w14:textId="2D197068" w:rsidR="00903F58" w:rsidRDefault="007F1CB7" w:rsidP="00903F58">
      <w:pPr>
        <w:pStyle w:val="ListParagraph"/>
        <w:numPr>
          <w:ilvl w:val="0"/>
          <w:numId w:val="35"/>
        </w:numPr>
        <w:spacing w:before="0" w:after="160" w:line="276" w:lineRule="auto"/>
        <w:rPr>
          <w:rFonts w:ascii="Tahoma" w:eastAsia="Tahoma" w:hAnsi="Tahoma" w:cs="Tahoma"/>
          <w:lang w:val="fr-FR"/>
        </w:rPr>
      </w:pPr>
      <w:r w:rsidRPr="007F1CB7">
        <w:rPr>
          <w:rFonts w:ascii="Tahoma" w:eastAsia="Tahoma" w:hAnsi="Tahoma" w:cs="Tahoma"/>
          <w:lang w:val="fr-FR"/>
        </w:rPr>
        <w:t>Chủ đầu tư là a</w:t>
      </w:r>
      <w:r>
        <w:rPr>
          <w:rFonts w:ascii="Tahoma" w:eastAsia="Tahoma" w:hAnsi="Tahoma" w:cs="Tahoma"/>
          <w:lang w:val="fr-FR"/>
        </w:rPr>
        <w:t>i</w:t>
      </w:r>
    </w:p>
    <w:p w14:paraId="6CEF7031" w14:textId="2B465D66" w:rsidR="007F1CB7" w:rsidRDefault="007F1CB7" w:rsidP="00903F58">
      <w:pPr>
        <w:pStyle w:val="ListParagraph"/>
        <w:numPr>
          <w:ilvl w:val="0"/>
          <w:numId w:val="35"/>
        </w:numPr>
        <w:spacing w:before="0" w:after="160" w:line="276" w:lineRule="auto"/>
        <w:rPr>
          <w:rFonts w:ascii="Tahoma" w:eastAsia="Tahoma" w:hAnsi="Tahoma" w:cs="Tahoma"/>
          <w:lang w:val="fr-FR"/>
        </w:rPr>
      </w:pPr>
      <w:r>
        <w:rPr>
          <w:rFonts w:ascii="Tahoma" w:eastAsia="Tahoma" w:hAnsi="Tahoma" w:cs="Tahoma"/>
          <w:lang w:val="fr-FR"/>
        </w:rPr>
        <w:t xml:space="preserve">Dường rộng bao nhiêu ? </w:t>
      </w:r>
    </w:p>
    <w:p w14:paraId="494E4D48" w14:textId="79637EB9" w:rsidR="002A0089" w:rsidRPr="008C5499" w:rsidRDefault="002A0089" w:rsidP="002A0089">
      <w:pPr>
        <w:pStyle w:val="ListParagraph"/>
        <w:numPr>
          <w:ilvl w:val="0"/>
          <w:numId w:val="35"/>
        </w:numPr>
        <w:spacing w:before="0" w:after="160" w:line="276" w:lineRule="auto"/>
        <w:rPr>
          <w:rFonts w:ascii="Tahoma" w:eastAsia="Tahoma" w:hAnsi="Tahoma" w:cs="Tahoma"/>
        </w:rPr>
      </w:pPr>
      <w:r>
        <w:rPr>
          <w:rFonts w:ascii="Tahoma" w:eastAsia="Tahoma" w:hAnsi="Tahoma" w:cs="Tahoma"/>
          <w:lang w:val="fr-FR"/>
        </w:rPr>
        <w:t xml:space="preserve">Nhà có mấy tầng/lầu ? </w:t>
      </w:r>
      <w:r w:rsidR="0086231D" w:rsidRPr="008C5499">
        <w:rPr>
          <w:rFonts w:ascii="Tahoma" w:eastAsia="Tahoma" w:hAnsi="Tahoma" w:cs="Tahoma"/>
        </w:rPr>
        <w:t xml:space="preserve">Nhà </w:t>
      </w:r>
      <w:r w:rsidRPr="008C5499">
        <w:rPr>
          <w:rFonts w:ascii="Tahoma" w:eastAsia="Tahoma" w:hAnsi="Tahoma" w:cs="Tahoma"/>
        </w:rPr>
        <w:t>có thang máy ko ?</w:t>
      </w:r>
    </w:p>
    <w:p w14:paraId="3A6DF0A5" w14:textId="21366C42" w:rsidR="002A0089" w:rsidRDefault="008C5499" w:rsidP="002A0089">
      <w:pPr>
        <w:pStyle w:val="ListParagraph"/>
        <w:numPr>
          <w:ilvl w:val="0"/>
          <w:numId w:val="35"/>
        </w:numPr>
        <w:spacing w:before="0" w:after="160" w:line="276" w:lineRule="auto"/>
        <w:rPr>
          <w:rFonts w:ascii="Tahoma" w:eastAsia="Tahoma" w:hAnsi="Tahoma" w:cs="Tahoma"/>
        </w:rPr>
      </w:pPr>
      <w:r>
        <w:rPr>
          <w:rFonts w:ascii="Tahoma" w:eastAsia="Tahoma" w:hAnsi="Tahoma" w:cs="Tahoma"/>
        </w:rPr>
        <w:t xml:space="preserve">Nhà bàn giao thế nào? </w:t>
      </w:r>
    </w:p>
    <w:p w14:paraId="2D9D41F3" w14:textId="221FFD55" w:rsidR="008F0863" w:rsidRDefault="00503E9D" w:rsidP="002A0089">
      <w:pPr>
        <w:pStyle w:val="ListParagraph"/>
        <w:numPr>
          <w:ilvl w:val="0"/>
          <w:numId w:val="35"/>
        </w:numPr>
        <w:spacing w:before="0" w:after="160" w:line="276" w:lineRule="auto"/>
        <w:rPr>
          <w:rFonts w:ascii="Tahoma" w:eastAsia="Tahoma" w:hAnsi="Tahoma" w:cs="Tahoma"/>
        </w:rPr>
      </w:pPr>
      <w:r>
        <w:rPr>
          <w:rFonts w:ascii="Tahoma" w:eastAsia="Tahoma" w:hAnsi="Tahoma" w:cs="Tahoma"/>
        </w:rPr>
        <w:t>Tiện ích sao? Có hồ bơi ko?</w:t>
      </w:r>
      <w:r w:rsidR="00A76A66">
        <w:rPr>
          <w:rFonts w:ascii="Tahoma" w:eastAsia="Tahoma" w:hAnsi="Tahoma" w:cs="Tahoma"/>
        </w:rPr>
        <w:t xml:space="preserve"> </w:t>
      </w:r>
    </w:p>
    <w:p w14:paraId="6A3CF76C" w14:textId="13D67B6A" w:rsidR="00A76A66" w:rsidRPr="008C5499" w:rsidRDefault="002803C8" w:rsidP="002A0089">
      <w:pPr>
        <w:pStyle w:val="ListParagraph"/>
        <w:numPr>
          <w:ilvl w:val="0"/>
          <w:numId w:val="35"/>
        </w:numPr>
        <w:spacing w:before="0" w:after="160" w:line="276" w:lineRule="auto"/>
        <w:rPr>
          <w:rFonts w:ascii="Tahoma" w:eastAsia="Tahoma" w:hAnsi="Tahoma" w:cs="Tahoma"/>
        </w:rPr>
      </w:pPr>
      <w:r>
        <w:rPr>
          <w:rFonts w:ascii="Tahoma" w:eastAsia="Tahoma" w:hAnsi="Tahoma" w:cs="Tahoma"/>
        </w:rPr>
        <w:t xml:space="preserve">Hoàn thiện nội thất có gì? </w:t>
      </w:r>
    </w:p>
    <w:p w14:paraId="512E7A39" w14:textId="04D4EB58" w:rsidR="3BB08594" w:rsidRPr="008C5499" w:rsidRDefault="3BB08594" w:rsidP="3BB08594">
      <w:pPr>
        <w:spacing w:before="0" w:after="160" w:line="276" w:lineRule="auto"/>
        <w:rPr>
          <w:rFonts w:ascii="Tahoma" w:eastAsia="Tahoma" w:hAnsi="Tahoma" w:cs="Tahoma"/>
        </w:rPr>
      </w:pPr>
    </w:p>
    <w:p w14:paraId="00DEB4BF" w14:textId="54617F2E" w:rsidR="54266096" w:rsidRPr="008C5499" w:rsidRDefault="54266096" w:rsidP="48FE8593">
      <w:pPr>
        <w:spacing w:before="0" w:after="160" w:line="276" w:lineRule="auto"/>
        <w:rPr>
          <w:rFonts w:ascii="Tahoma" w:eastAsia="Tahoma" w:hAnsi="Tahoma" w:cs="Tahoma"/>
        </w:rPr>
      </w:pPr>
    </w:p>
    <w:p w14:paraId="30350D35" w14:textId="77777777" w:rsidR="00CC27CD" w:rsidRPr="008C5499" w:rsidRDefault="00CC27CD" w:rsidP="00CC27CD"/>
    <w:sectPr w:rsidR="00CC27CD" w:rsidRPr="008C54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an Ngo-Tran" w:date="2026-05-21T13:59:00Z" w:initials="LN">
    <w:p w14:paraId="77AF8FF3" w14:textId="77777777" w:rsidR="00701411" w:rsidRDefault="00701411" w:rsidP="00701411">
      <w:pPr>
        <w:pStyle w:val="CommentText"/>
      </w:pPr>
      <w:r>
        <w:rPr>
          <w:rStyle w:val="CommentReference"/>
        </w:rPr>
        <w:annotationRef/>
      </w:r>
      <w:r>
        <w:t>Không xài chữ mở bán nữa nhỉ?</w:t>
      </w:r>
    </w:p>
  </w:comment>
  <w:comment w:id="1" w:author="Luan Ngo-Tran" w:date="2026-05-21T13:58:00Z" w:initials="LN">
    <w:p w14:paraId="6DB82C92" w14:textId="77777777" w:rsidR="0061042D" w:rsidRDefault="0061042D" w:rsidP="0061042D">
      <w:pPr>
        <w:pStyle w:val="CommentText"/>
      </w:pPr>
      <w:r>
        <w:rPr>
          <w:rStyle w:val="CommentReference"/>
        </w:rPr>
        <w:annotationRef/>
      </w:r>
      <w:r>
        <w:t>Hoàn thiện đồng bộ là gì?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F8FF3" w15:done="0"/>
  <w15:commentEx w15:paraId="6DB82C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8B73D" w16cex:dateUtc="2026-05-21T06:59:00Z"/>
  <w16cex:commentExtensible w16cex:durableId="27EB41F0" w16cex:dateUtc="2026-05-21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F8FF3" w16cid:durableId="6C18B73D"/>
  <w16cid:commentId w16cid:paraId="6DB82C92" w16cid:durableId="27EB41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9406" w14:textId="77777777" w:rsidR="00821993" w:rsidRDefault="00821993" w:rsidP="005F6C86">
      <w:pPr>
        <w:spacing w:before="0" w:after="0" w:line="240" w:lineRule="auto"/>
      </w:pPr>
      <w:r>
        <w:separator/>
      </w:r>
    </w:p>
  </w:endnote>
  <w:endnote w:type="continuationSeparator" w:id="0">
    <w:p w14:paraId="37DD7C11" w14:textId="77777777" w:rsidR="00821993" w:rsidRDefault="00821993" w:rsidP="005F6C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0408" w14:textId="77777777" w:rsidR="00821993" w:rsidRDefault="00821993" w:rsidP="005F6C86">
      <w:pPr>
        <w:spacing w:before="0" w:after="0" w:line="240" w:lineRule="auto"/>
      </w:pPr>
      <w:r>
        <w:separator/>
      </w:r>
    </w:p>
  </w:footnote>
  <w:footnote w:type="continuationSeparator" w:id="0">
    <w:p w14:paraId="0B228339" w14:textId="77777777" w:rsidR="00821993" w:rsidRDefault="00821993" w:rsidP="005F6C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2BD1"/>
    <w:multiLevelType w:val="hybridMultilevel"/>
    <w:tmpl w:val="FFFFFFFF"/>
    <w:lvl w:ilvl="0" w:tplc="A9F80F36">
      <w:start w:val="7"/>
      <w:numFmt w:val="decimal"/>
      <w:lvlText w:val="%1."/>
      <w:lvlJc w:val="left"/>
      <w:pPr>
        <w:ind w:left="720" w:hanging="360"/>
      </w:pPr>
    </w:lvl>
    <w:lvl w:ilvl="1" w:tplc="CE4CBAB6">
      <w:start w:val="1"/>
      <w:numFmt w:val="lowerLetter"/>
      <w:lvlText w:val="%2."/>
      <w:lvlJc w:val="left"/>
      <w:pPr>
        <w:ind w:left="1440" w:hanging="360"/>
      </w:pPr>
    </w:lvl>
    <w:lvl w:ilvl="2" w:tplc="82E295CE">
      <w:start w:val="1"/>
      <w:numFmt w:val="lowerRoman"/>
      <w:lvlText w:val="%3."/>
      <w:lvlJc w:val="right"/>
      <w:pPr>
        <w:ind w:left="2160" w:hanging="180"/>
      </w:pPr>
    </w:lvl>
    <w:lvl w:ilvl="3" w:tplc="764EF7A8">
      <w:start w:val="1"/>
      <w:numFmt w:val="decimal"/>
      <w:lvlText w:val="%4."/>
      <w:lvlJc w:val="left"/>
      <w:pPr>
        <w:ind w:left="2880" w:hanging="360"/>
      </w:pPr>
    </w:lvl>
    <w:lvl w:ilvl="4" w:tplc="ACD6FF78">
      <w:start w:val="1"/>
      <w:numFmt w:val="lowerLetter"/>
      <w:lvlText w:val="%5."/>
      <w:lvlJc w:val="left"/>
      <w:pPr>
        <w:ind w:left="3600" w:hanging="360"/>
      </w:pPr>
    </w:lvl>
    <w:lvl w:ilvl="5" w:tplc="63E4ABF4">
      <w:start w:val="1"/>
      <w:numFmt w:val="lowerRoman"/>
      <w:lvlText w:val="%6."/>
      <w:lvlJc w:val="right"/>
      <w:pPr>
        <w:ind w:left="4320" w:hanging="180"/>
      </w:pPr>
    </w:lvl>
    <w:lvl w:ilvl="6" w:tplc="389AD562">
      <w:start w:val="1"/>
      <w:numFmt w:val="decimal"/>
      <w:lvlText w:val="%7."/>
      <w:lvlJc w:val="left"/>
      <w:pPr>
        <w:ind w:left="5040" w:hanging="360"/>
      </w:pPr>
    </w:lvl>
    <w:lvl w:ilvl="7" w:tplc="A0F8BEDE">
      <w:start w:val="1"/>
      <w:numFmt w:val="lowerLetter"/>
      <w:lvlText w:val="%8."/>
      <w:lvlJc w:val="left"/>
      <w:pPr>
        <w:ind w:left="5760" w:hanging="360"/>
      </w:pPr>
    </w:lvl>
    <w:lvl w:ilvl="8" w:tplc="EE4C9334">
      <w:start w:val="1"/>
      <w:numFmt w:val="lowerRoman"/>
      <w:lvlText w:val="%9."/>
      <w:lvlJc w:val="right"/>
      <w:pPr>
        <w:ind w:left="6480" w:hanging="180"/>
      </w:pPr>
    </w:lvl>
  </w:abstractNum>
  <w:abstractNum w:abstractNumId="1" w15:restartNumberingAfterBreak="0">
    <w:nsid w:val="04D91490"/>
    <w:multiLevelType w:val="hybridMultilevel"/>
    <w:tmpl w:val="FFFFFFFF"/>
    <w:lvl w:ilvl="0" w:tplc="153CE818">
      <w:start w:val="1"/>
      <w:numFmt w:val="bullet"/>
      <w:lvlText w:val=""/>
      <w:lvlJc w:val="left"/>
      <w:pPr>
        <w:ind w:left="720" w:hanging="360"/>
      </w:pPr>
      <w:rPr>
        <w:rFonts w:ascii="Symbol" w:hAnsi="Symbol" w:hint="default"/>
      </w:rPr>
    </w:lvl>
    <w:lvl w:ilvl="1" w:tplc="75304FAE">
      <w:start w:val="1"/>
      <w:numFmt w:val="bullet"/>
      <w:lvlText w:val="o"/>
      <w:lvlJc w:val="left"/>
      <w:pPr>
        <w:ind w:left="1440" w:hanging="360"/>
      </w:pPr>
      <w:rPr>
        <w:rFonts w:ascii="Courier New" w:hAnsi="Courier New" w:hint="default"/>
      </w:rPr>
    </w:lvl>
    <w:lvl w:ilvl="2" w:tplc="3580F140">
      <w:start w:val="1"/>
      <w:numFmt w:val="bullet"/>
      <w:lvlText w:val=""/>
      <w:lvlJc w:val="left"/>
      <w:pPr>
        <w:ind w:left="2160" w:hanging="360"/>
      </w:pPr>
      <w:rPr>
        <w:rFonts w:ascii="Wingdings" w:hAnsi="Wingdings" w:hint="default"/>
      </w:rPr>
    </w:lvl>
    <w:lvl w:ilvl="3" w:tplc="CD72216C">
      <w:start w:val="1"/>
      <w:numFmt w:val="bullet"/>
      <w:lvlText w:val=""/>
      <w:lvlJc w:val="left"/>
      <w:pPr>
        <w:ind w:left="2880" w:hanging="360"/>
      </w:pPr>
      <w:rPr>
        <w:rFonts w:ascii="Symbol" w:hAnsi="Symbol" w:hint="default"/>
      </w:rPr>
    </w:lvl>
    <w:lvl w:ilvl="4" w:tplc="9E967446">
      <w:start w:val="1"/>
      <w:numFmt w:val="bullet"/>
      <w:lvlText w:val="o"/>
      <w:lvlJc w:val="left"/>
      <w:pPr>
        <w:ind w:left="3600" w:hanging="360"/>
      </w:pPr>
      <w:rPr>
        <w:rFonts w:ascii="Courier New" w:hAnsi="Courier New" w:hint="default"/>
      </w:rPr>
    </w:lvl>
    <w:lvl w:ilvl="5" w:tplc="116C9DE4">
      <w:start w:val="1"/>
      <w:numFmt w:val="bullet"/>
      <w:lvlText w:val=""/>
      <w:lvlJc w:val="left"/>
      <w:pPr>
        <w:ind w:left="4320" w:hanging="360"/>
      </w:pPr>
      <w:rPr>
        <w:rFonts w:ascii="Wingdings" w:hAnsi="Wingdings" w:hint="default"/>
      </w:rPr>
    </w:lvl>
    <w:lvl w:ilvl="6" w:tplc="E4DEA326">
      <w:start w:val="1"/>
      <w:numFmt w:val="bullet"/>
      <w:lvlText w:val=""/>
      <w:lvlJc w:val="left"/>
      <w:pPr>
        <w:ind w:left="5040" w:hanging="360"/>
      </w:pPr>
      <w:rPr>
        <w:rFonts w:ascii="Symbol" w:hAnsi="Symbol" w:hint="default"/>
      </w:rPr>
    </w:lvl>
    <w:lvl w:ilvl="7" w:tplc="7186840E">
      <w:start w:val="1"/>
      <w:numFmt w:val="bullet"/>
      <w:lvlText w:val="o"/>
      <w:lvlJc w:val="left"/>
      <w:pPr>
        <w:ind w:left="5760" w:hanging="360"/>
      </w:pPr>
      <w:rPr>
        <w:rFonts w:ascii="Courier New" w:hAnsi="Courier New" w:hint="default"/>
      </w:rPr>
    </w:lvl>
    <w:lvl w:ilvl="8" w:tplc="B3AE8938">
      <w:start w:val="1"/>
      <w:numFmt w:val="bullet"/>
      <w:lvlText w:val=""/>
      <w:lvlJc w:val="left"/>
      <w:pPr>
        <w:ind w:left="6480" w:hanging="360"/>
      </w:pPr>
      <w:rPr>
        <w:rFonts w:ascii="Wingdings" w:hAnsi="Wingdings" w:hint="default"/>
      </w:rPr>
    </w:lvl>
  </w:abstractNum>
  <w:abstractNum w:abstractNumId="2" w15:restartNumberingAfterBreak="0">
    <w:nsid w:val="05C5DA65"/>
    <w:multiLevelType w:val="hybridMultilevel"/>
    <w:tmpl w:val="FFFFFFFF"/>
    <w:lvl w:ilvl="0" w:tplc="9BB4BA08">
      <w:start w:val="1"/>
      <w:numFmt w:val="bullet"/>
      <w:lvlText w:val=""/>
      <w:lvlJc w:val="left"/>
      <w:pPr>
        <w:ind w:left="720" w:hanging="360"/>
      </w:pPr>
      <w:rPr>
        <w:rFonts w:ascii="Symbol" w:hAnsi="Symbol" w:hint="default"/>
      </w:rPr>
    </w:lvl>
    <w:lvl w:ilvl="1" w:tplc="51F201A0">
      <w:start w:val="1"/>
      <w:numFmt w:val="bullet"/>
      <w:lvlText w:val="o"/>
      <w:lvlJc w:val="left"/>
      <w:pPr>
        <w:ind w:left="1440" w:hanging="360"/>
      </w:pPr>
      <w:rPr>
        <w:rFonts w:ascii="Courier New" w:hAnsi="Courier New" w:hint="default"/>
      </w:rPr>
    </w:lvl>
    <w:lvl w:ilvl="2" w:tplc="A16E6254">
      <w:start w:val="1"/>
      <w:numFmt w:val="bullet"/>
      <w:lvlText w:val=""/>
      <w:lvlJc w:val="left"/>
      <w:pPr>
        <w:ind w:left="2160" w:hanging="360"/>
      </w:pPr>
      <w:rPr>
        <w:rFonts w:ascii="Wingdings" w:hAnsi="Wingdings" w:hint="default"/>
      </w:rPr>
    </w:lvl>
    <w:lvl w:ilvl="3" w:tplc="AC7A4F2E">
      <w:start w:val="1"/>
      <w:numFmt w:val="bullet"/>
      <w:lvlText w:val=""/>
      <w:lvlJc w:val="left"/>
      <w:pPr>
        <w:ind w:left="2880" w:hanging="360"/>
      </w:pPr>
      <w:rPr>
        <w:rFonts w:ascii="Symbol" w:hAnsi="Symbol" w:hint="default"/>
      </w:rPr>
    </w:lvl>
    <w:lvl w:ilvl="4" w:tplc="E91EE41C">
      <w:start w:val="1"/>
      <w:numFmt w:val="bullet"/>
      <w:lvlText w:val="o"/>
      <w:lvlJc w:val="left"/>
      <w:pPr>
        <w:ind w:left="3600" w:hanging="360"/>
      </w:pPr>
      <w:rPr>
        <w:rFonts w:ascii="Courier New" w:hAnsi="Courier New" w:hint="default"/>
      </w:rPr>
    </w:lvl>
    <w:lvl w:ilvl="5" w:tplc="A7DAD312">
      <w:start w:val="1"/>
      <w:numFmt w:val="bullet"/>
      <w:lvlText w:val=""/>
      <w:lvlJc w:val="left"/>
      <w:pPr>
        <w:ind w:left="4320" w:hanging="360"/>
      </w:pPr>
      <w:rPr>
        <w:rFonts w:ascii="Wingdings" w:hAnsi="Wingdings" w:hint="default"/>
      </w:rPr>
    </w:lvl>
    <w:lvl w:ilvl="6" w:tplc="E160C7B6">
      <w:start w:val="1"/>
      <w:numFmt w:val="bullet"/>
      <w:lvlText w:val=""/>
      <w:lvlJc w:val="left"/>
      <w:pPr>
        <w:ind w:left="5040" w:hanging="360"/>
      </w:pPr>
      <w:rPr>
        <w:rFonts w:ascii="Symbol" w:hAnsi="Symbol" w:hint="default"/>
      </w:rPr>
    </w:lvl>
    <w:lvl w:ilvl="7" w:tplc="05D8855E">
      <w:start w:val="1"/>
      <w:numFmt w:val="bullet"/>
      <w:lvlText w:val="o"/>
      <w:lvlJc w:val="left"/>
      <w:pPr>
        <w:ind w:left="5760" w:hanging="360"/>
      </w:pPr>
      <w:rPr>
        <w:rFonts w:ascii="Courier New" w:hAnsi="Courier New" w:hint="default"/>
      </w:rPr>
    </w:lvl>
    <w:lvl w:ilvl="8" w:tplc="EF425408">
      <w:start w:val="1"/>
      <w:numFmt w:val="bullet"/>
      <w:lvlText w:val=""/>
      <w:lvlJc w:val="left"/>
      <w:pPr>
        <w:ind w:left="6480" w:hanging="360"/>
      </w:pPr>
      <w:rPr>
        <w:rFonts w:ascii="Wingdings" w:hAnsi="Wingdings" w:hint="default"/>
      </w:rPr>
    </w:lvl>
  </w:abstractNum>
  <w:abstractNum w:abstractNumId="3" w15:restartNumberingAfterBreak="0">
    <w:nsid w:val="095859AE"/>
    <w:multiLevelType w:val="hybridMultilevel"/>
    <w:tmpl w:val="FFFFFFFF"/>
    <w:lvl w:ilvl="0" w:tplc="62803608">
      <w:start w:val="1"/>
      <w:numFmt w:val="bullet"/>
      <w:lvlText w:val=""/>
      <w:lvlJc w:val="left"/>
      <w:pPr>
        <w:ind w:left="720" w:hanging="360"/>
      </w:pPr>
      <w:rPr>
        <w:rFonts w:ascii="Symbol" w:hAnsi="Symbol" w:hint="default"/>
      </w:rPr>
    </w:lvl>
    <w:lvl w:ilvl="1" w:tplc="1D0A5FC2">
      <w:start w:val="1"/>
      <w:numFmt w:val="bullet"/>
      <w:lvlText w:val="o"/>
      <w:lvlJc w:val="left"/>
      <w:pPr>
        <w:ind w:left="1440" w:hanging="360"/>
      </w:pPr>
      <w:rPr>
        <w:rFonts w:ascii="Courier New" w:hAnsi="Courier New" w:hint="default"/>
      </w:rPr>
    </w:lvl>
    <w:lvl w:ilvl="2" w:tplc="ED30D2F8">
      <w:start w:val="1"/>
      <w:numFmt w:val="bullet"/>
      <w:lvlText w:val=""/>
      <w:lvlJc w:val="left"/>
      <w:pPr>
        <w:ind w:left="2160" w:hanging="360"/>
      </w:pPr>
      <w:rPr>
        <w:rFonts w:ascii="Wingdings" w:hAnsi="Wingdings" w:hint="default"/>
      </w:rPr>
    </w:lvl>
    <w:lvl w:ilvl="3" w:tplc="028C0992">
      <w:start w:val="1"/>
      <w:numFmt w:val="bullet"/>
      <w:lvlText w:val=""/>
      <w:lvlJc w:val="left"/>
      <w:pPr>
        <w:ind w:left="2880" w:hanging="360"/>
      </w:pPr>
      <w:rPr>
        <w:rFonts w:ascii="Symbol" w:hAnsi="Symbol" w:hint="default"/>
      </w:rPr>
    </w:lvl>
    <w:lvl w:ilvl="4" w:tplc="A0A8F5F6">
      <w:start w:val="1"/>
      <w:numFmt w:val="bullet"/>
      <w:lvlText w:val="o"/>
      <w:lvlJc w:val="left"/>
      <w:pPr>
        <w:ind w:left="3600" w:hanging="360"/>
      </w:pPr>
      <w:rPr>
        <w:rFonts w:ascii="Courier New" w:hAnsi="Courier New" w:hint="default"/>
      </w:rPr>
    </w:lvl>
    <w:lvl w:ilvl="5" w:tplc="68865034">
      <w:start w:val="1"/>
      <w:numFmt w:val="bullet"/>
      <w:lvlText w:val=""/>
      <w:lvlJc w:val="left"/>
      <w:pPr>
        <w:ind w:left="4320" w:hanging="360"/>
      </w:pPr>
      <w:rPr>
        <w:rFonts w:ascii="Wingdings" w:hAnsi="Wingdings" w:hint="default"/>
      </w:rPr>
    </w:lvl>
    <w:lvl w:ilvl="6" w:tplc="70B68714">
      <w:start w:val="1"/>
      <w:numFmt w:val="bullet"/>
      <w:lvlText w:val=""/>
      <w:lvlJc w:val="left"/>
      <w:pPr>
        <w:ind w:left="5040" w:hanging="360"/>
      </w:pPr>
      <w:rPr>
        <w:rFonts w:ascii="Symbol" w:hAnsi="Symbol" w:hint="default"/>
      </w:rPr>
    </w:lvl>
    <w:lvl w:ilvl="7" w:tplc="7DAE0B26">
      <w:start w:val="1"/>
      <w:numFmt w:val="bullet"/>
      <w:lvlText w:val="o"/>
      <w:lvlJc w:val="left"/>
      <w:pPr>
        <w:ind w:left="5760" w:hanging="360"/>
      </w:pPr>
      <w:rPr>
        <w:rFonts w:ascii="Courier New" w:hAnsi="Courier New" w:hint="default"/>
      </w:rPr>
    </w:lvl>
    <w:lvl w:ilvl="8" w:tplc="2A463342">
      <w:start w:val="1"/>
      <w:numFmt w:val="bullet"/>
      <w:lvlText w:val=""/>
      <w:lvlJc w:val="left"/>
      <w:pPr>
        <w:ind w:left="6480" w:hanging="360"/>
      </w:pPr>
      <w:rPr>
        <w:rFonts w:ascii="Wingdings" w:hAnsi="Wingdings" w:hint="default"/>
      </w:rPr>
    </w:lvl>
  </w:abstractNum>
  <w:abstractNum w:abstractNumId="4" w15:restartNumberingAfterBreak="0">
    <w:nsid w:val="0C0D7B84"/>
    <w:multiLevelType w:val="multilevel"/>
    <w:tmpl w:val="A4C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63A2F"/>
    <w:multiLevelType w:val="hybridMultilevel"/>
    <w:tmpl w:val="FFFFFFFF"/>
    <w:lvl w:ilvl="0" w:tplc="233C11E0">
      <w:start w:val="1"/>
      <w:numFmt w:val="bullet"/>
      <w:lvlText w:val=""/>
      <w:lvlJc w:val="left"/>
      <w:pPr>
        <w:ind w:left="720" w:hanging="360"/>
      </w:pPr>
      <w:rPr>
        <w:rFonts w:ascii="Symbol" w:hAnsi="Symbol" w:hint="default"/>
      </w:rPr>
    </w:lvl>
    <w:lvl w:ilvl="1" w:tplc="14320E08">
      <w:start w:val="1"/>
      <w:numFmt w:val="bullet"/>
      <w:lvlText w:val="-"/>
      <w:lvlJc w:val="left"/>
      <w:pPr>
        <w:ind w:left="1440" w:hanging="360"/>
      </w:pPr>
      <w:rPr>
        <w:rFonts w:ascii="Aptos" w:hAnsi="Aptos" w:hint="default"/>
      </w:rPr>
    </w:lvl>
    <w:lvl w:ilvl="2" w:tplc="8550CECE">
      <w:start w:val="1"/>
      <w:numFmt w:val="bullet"/>
      <w:lvlText w:val=""/>
      <w:lvlJc w:val="left"/>
      <w:pPr>
        <w:ind w:left="2160" w:hanging="360"/>
      </w:pPr>
      <w:rPr>
        <w:rFonts w:ascii="Wingdings" w:hAnsi="Wingdings" w:hint="default"/>
      </w:rPr>
    </w:lvl>
    <w:lvl w:ilvl="3" w:tplc="4F16879C">
      <w:start w:val="1"/>
      <w:numFmt w:val="bullet"/>
      <w:lvlText w:val=""/>
      <w:lvlJc w:val="left"/>
      <w:pPr>
        <w:ind w:left="2880" w:hanging="360"/>
      </w:pPr>
      <w:rPr>
        <w:rFonts w:ascii="Symbol" w:hAnsi="Symbol" w:hint="default"/>
      </w:rPr>
    </w:lvl>
    <w:lvl w:ilvl="4" w:tplc="FF90C6D2">
      <w:start w:val="1"/>
      <w:numFmt w:val="bullet"/>
      <w:lvlText w:val="o"/>
      <w:lvlJc w:val="left"/>
      <w:pPr>
        <w:ind w:left="3600" w:hanging="360"/>
      </w:pPr>
      <w:rPr>
        <w:rFonts w:ascii="Courier New" w:hAnsi="Courier New" w:hint="default"/>
      </w:rPr>
    </w:lvl>
    <w:lvl w:ilvl="5" w:tplc="D80E2F28">
      <w:start w:val="1"/>
      <w:numFmt w:val="bullet"/>
      <w:lvlText w:val=""/>
      <w:lvlJc w:val="left"/>
      <w:pPr>
        <w:ind w:left="4320" w:hanging="360"/>
      </w:pPr>
      <w:rPr>
        <w:rFonts w:ascii="Wingdings" w:hAnsi="Wingdings" w:hint="default"/>
      </w:rPr>
    </w:lvl>
    <w:lvl w:ilvl="6" w:tplc="6250FA9E">
      <w:start w:val="1"/>
      <w:numFmt w:val="bullet"/>
      <w:lvlText w:val=""/>
      <w:lvlJc w:val="left"/>
      <w:pPr>
        <w:ind w:left="5040" w:hanging="360"/>
      </w:pPr>
      <w:rPr>
        <w:rFonts w:ascii="Symbol" w:hAnsi="Symbol" w:hint="default"/>
      </w:rPr>
    </w:lvl>
    <w:lvl w:ilvl="7" w:tplc="1A7C46C4">
      <w:start w:val="1"/>
      <w:numFmt w:val="bullet"/>
      <w:lvlText w:val="o"/>
      <w:lvlJc w:val="left"/>
      <w:pPr>
        <w:ind w:left="5760" w:hanging="360"/>
      </w:pPr>
      <w:rPr>
        <w:rFonts w:ascii="Courier New" w:hAnsi="Courier New" w:hint="default"/>
      </w:rPr>
    </w:lvl>
    <w:lvl w:ilvl="8" w:tplc="4AC00876">
      <w:start w:val="1"/>
      <w:numFmt w:val="bullet"/>
      <w:lvlText w:val=""/>
      <w:lvlJc w:val="left"/>
      <w:pPr>
        <w:ind w:left="6480" w:hanging="360"/>
      </w:pPr>
      <w:rPr>
        <w:rFonts w:ascii="Wingdings" w:hAnsi="Wingdings" w:hint="default"/>
      </w:rPr>
    </w:lvl>
  </w:abstractNum>
  <w:abstractNum w:abstractNumId="6" w15:restartNumberingAfterBreak="0">
    <w:nsid w:val="14BA51D5"/>
    <w:multiLevelType w:val="hybridMultilevel"/>
    <w:tmpl w:val="35AECE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81846"/>
    <w:multiLevelType w:val="multilevel"/>
    <w:tmpl w:val="F84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E4E1"/>
    <w:multiLevelType w:val="hybridMultilevel"/>
    <w:tmpl w:val="FFFFFFFF"/>
    <w:lvl w:ilvl="0" w:tplc="6D72116A">
      <w:start w:val="5"/>
      <w:numFmt w:val="decimal"/>
      <w:lvlText w:val="%1."/>
      <w:lvlJc w:val="left"/>
      <w:pPr>
        <w:ind w:left="720" w:hanging="360"/>
      </w:pPr>
    </w:lvl>
    <w:lvl w:ilvl="1" w:tplc="4F7E1EE8">
      <w:start w:val="1"/>
      <w:numFmt w:val="lowerLetter"/>
      <w:lvlText w:val="%2."/>
      <w:lvlJc w:val="left"/>
      <w:pPr>
        <w:ind w:left="1440" w:hanging="360"/>
      </w:pPr>
    </w:lvl>
    <w:lvl w:ilvl="2" w:tplc="2A4AD39C">
      <w:start w:val="1"/>
      <w:numFmt w:val="lowerRoman"/>
      <w:lvlText w:val="%3."/>
      <w:lvlJc w:val="right"/>
      <w:pPr>
        <w:ind w:left="2160" w:hanging="180"/>
      </w:pPr>
    </w:lvl>
    <w:lvl w:ilvl="3" w:tplc="B3043CC8">
      <w:start w:val="1"/>
      <w:numFmt w:val="decimal"/>
      <w:lvlText w:val="%4."/>
      <w:lvlJc w:val="left"/>
      <w:pPr>
        <w:ind w:left="2880" w:hanging="360"/>
      </w:pPr>
    </w:lvl>
    <w:lvl w:ilvl="4" w:tplc="1B7A7218">
      <w:start w:val="1"/>
      <w:numFmt w:val="lowerLetter"/>
      <w:lvlText w:val="%5."/>
      <w:lvlJc w:val="left"/>
      <w:pPr>
        <w:ind w:left="3600" w:hanging="360"/>
      </w:pPr>
    </w:lvl>
    <w:lvl w:ilvl="5" w:tplc="94749434">
      <w:start w:val="1"/>
      <w:numFmt w:val="lowerRoman"/>
      <w:lvlText w:val="%6."/>
      <w:lvlJc w:val="right"/>
      <w:pPr>
        <w:ind w:left="4320" w:hanging="180"/>
      </w:pPr>
    </w:lvl>
    <w:lvl w:ilvl="6" w:tplc="00D2E50C">
      <w:start w:val="1"/>
      <w:numFmt w:val="decimal"/>
      <w:lvlText w:val="%7."/>
      <w:lvlJc w:val="left"/>
      <w:pPr>
        <w:ind w:left="5040" w:hanging="360"/>
      </w:pPr>
    </w:lvl>
    <w:lvl w:ilvl="7" w:tplc="86C836EA">
      <w:start w:val="1"/>
      <w:numFmt w:val="lowerLetter"/>
      <w:lvlText w:val="%8."/>
      <w:lvlJc w:val="left"/>
      <w:pPr>
        <w:ind w:left="5760" w:hanging="360"/>
      </w:pPr>
    </w:lvl>
    <w:lvl w:ilvl="8" w:tplc="33CEF0D2">
      <w:start w:val="1"/>
      <w:numFmt w:val="lowerRoman"/>
      <w:lvlText w:val="%9."/>
      <w:lvlJc w:val="right"/>
      <w:pPr>
        <w:ind w:left="6480" w:hanging="180"/>
      </w:pPr>
    </w:lvl>
  </w:abstractNum>
  <w:abstractNum w:abstractNumId="9" w15:restartNumberingAfterBreak="0">
    <w:nsid w:val="236052AC"/>
    <w:multiLevelType w:val="multilevel"/>
    <w:tmpl w:val="950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34D6F"/>
    <w:multiLevelType w:val="multilevel"/>
    <w:tmpl w:val="C3D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3F8F3"/>
    <w:multiLevelType w:val="hybridMultilevel"/>
    <w:tmpl w:val="FFFFFFFF"/>
    <w:lvl w:ilvl="0" w:tplc="78E45C70">
      <w:start w:val="2"/>
      <w:numFmt w:val="decimal"/>
      <w:lvlText w:val="%1."/>
      <w:lvlJc w:val="left"/>
      <w:pPr>
        <w:ind w:left="720" w:hanging="360"/>
      </w:pPr>
    </w:lvl>
    <w:lvl w:ilvl="1" w:tplc="CCEAE1EC">
      <w:start w:val="1"/>
      <w:numFmt w:val="lowerLetter"/>
      <w:lvlText w:val="%2."/>
      <w:lvlJc w:val="left"/>
      <w:pPr>
        <w:ind w:left="1440" w:hanging="360"/>
      </w:pPr>
    </w:lvl>
    <w:lvl w:ilvl="2" w:tplc="A7D2BD20">
      <w:start w:val="1"/>
      <w:numFmt w:val="lowerRoman"/>
      <w:lvlText w:val="%3."/>
      <w:lvlJc w:val="right"/>
      <w:pPr>
        <w:ind w:left="2160" w:hanging="180"/>
      </w:pPr>
    </w:lvl>
    <w:lvl w:ilvl="3" w:tplc="E54083D6">
      <w:start w:val="1"/>
      <w:numFmt w:val="decimal"/>
      <w:lvlText w:val="%4."/>
      <w:lvlJc w:val="left"/>
      <w:pPr>
        <w:ind w:left="2880" w:hanging="360"/>
      </w:pPr>
    </w:lvl>
    <w:lvl w:ilvl="4" w:tplc="42E26E9C">
      <w:start w:val="1"/>
      <w:numFmt w:val="lowerLetter"/>
      <w:lvlText w:val="%5."/>
      <w:lvlJc w:val="left"/>
      <w:pPr>
        <w:ind w:left="3600" w:hanging="360"/>
      </w:pPr>
    </w:lvl>
    <w:lvl w:ilvl="5" w:tplc="CBFC417A">
      <w:start w:val="1"/>
      <w:numFmt w:val="lowerRoman"/>
      <w:lvlText w:val="%6."/>
      <w:lvlJc w:val="right"/>
      <w:pPr>
        <w:ind w:left="4320" w:hanging="180"/>
      </w:pPr>
    </w:lvl>
    <w:lvl w:ilvl="6" w:tplc="68A624E0">
      <w:start w:val="1"/>
      <w:numFmt w:val="decimal"/>
      <w:lvlText w:val="%7."/>
      <w:lvlJc w:val="left"/>
      <w:pPr>
        <w:ind w:left="5040" w:hanging="360"/>
      </w:pPr>
    </w:lvl>
    <w:lvl w:ilvl="7" w:tplc="19EA8A8E">
      <w:start w:val="1"/>
      <w:numFmt w:val="lowerLetter"/>
      <w:lvlText w:val="%8."/>
      <w:lvlJc w:val="left"/>
      <w:pPr>
        <w:ind w:left="5760" w:hanging="360"/>
      </w:pPr>
    </w:lvl>
    <w:lvl w:ilvl="8" w:tplc="0C1E4B08">
      <w:start w:val="1"/>
      <w:numFmt w:val="lowerRoman"/>
      <w:lvlText w:val="%9."/>
      <w:lvlJc w:val="right"/>
      <w:pPr>
        <w:ind w:left="6480" w:hanging="180"/>
      </w:pPr>
    </w:lvl>
  </w:abstractNum>
  <w:abstractNum w:abstractNumId="12" w15:restartNumberingAfterBreak="0">
    <w:nsid w:val="31172C4D"/>
    <w:multiLevelType w:val="hybridMultilevel"/>
    <w:tmpl w:val="FFFFFFFF"/>
    <w:lvl w:ilvl="0" w:tplc="121ABB24">
      <w:start w:val="1"/>
      <w:numFmt w:val="decimal"/>
      <w:lvlText w:val="%1."/>
      <w:lvlJc w:val="left"/>
      <w:pPr>
        <w:ind w:left="720" w:hanging="360"/>
      </w:pPr>
    </w:lvl>
    <w:lvl w:ilvl="1" w:tplc="093820F4">
      <w:start w:val="1"/>
      <w:numFmt w:val="lowerLetter"/>
      <w:lvlText w:val="%2."/>
      <w:lvlJc w:val="left"/>
      <w:pPr>
        <w:ind w:left="1440" w:hanging="360"/>
      </w:pPr>
    </w:lvl>
    <w:lvl w:ilvl="2" w:tplc="BB760C74">
      <w:start w:val="1"/>
      <w:numFmt w:val="lowerRoman"/>
      <w:lvlText w:val="%3."/>
      <w:lvlJc w:val="right"/>
      <w:pPr>
        <w:ind w:left="2160" w:hanging="180"/>
      </w:pPr>
    </w:lvl>
    <w:lvl w:ilvl="3" w:tplc="2F9E2312">
      <w:start w:val="1"/>
      <w:numFmt w:val="decimal"/>
      <w:lvlText w:val="%4."/>
      <w:lvlJc w:val="left"/>
      <w:pPr>
        <w:ind w:left="2880" w:hanging="360"/>
      </w:pPr>
    </w:lvl>
    <w:lvl w:ilvl="4" w:tplc="E6469F2A">
      <w:start w:val="1"/>
      <w:numFmt w:val="lowerLetter"/>
      <w:lvlText w:val="%5."/>
      <w:lvlJc w:val="left"/>
      <w:pPr>
        <w:ind w:left="3600" w:hanging="360"/>
      </w:pPr>
    </w:lvl>
    <w:lvl w:ilvl="5" w:tplc="B05C3302">
      <w:start w:val="1"/>
      <w:numFmt w:val="lowerRoman"/>
      <w:lvlText w:val="%6."/>
      <w:lvlJc w:val="right"/>
      <w:pPr>
        <w:ind w:left="4320" w:hanging="180"/>
      </w:pPr>
    </w:lvl>
    <w:lvl w:ilvl="6" w:tplc="64C44C9E">
      <w:start w:val="1"/>
      <w:numFmt w:val="decimal"/>
      <w:lvlText w:val="%7."/>
      <w:lvlJc w:val="left"/>
      <w:pPr>
        <w:ind w:left="5040" w:hanging="360"/>
      </w:pPr>
    </w:lvl>
    <w:lvl w:ilvl="7" w:tplc="BC5A4CC6">
      <w:start w:val="1"/>
      <w:numFmt w:val="lowerLetter"/>
      <w:lvlText w:val="%8."/>
      <w:lvlJc w:val="left"/>
      <w:pPr>
        <w:ind w:left="5760" w:hanging="360"/>
      </w:pPr>
    </w:lvl>
    <w:lvl w:ilvl="8" w:tplc="BDCA8F72">
      <w:start w:val="1"/>
      <w:numFmt w:val="lowerRoman"/>
      <w:lvlText w:val="%9."/>
      <w:lvlJc w:val="right"/>
      <w:pPr>
        <w:ind w:left="6480" w:hanging="180"/>
      </w:pPr>
    </w:lvl>
  </w:abstractNum>
  <w:abstractNum w:abstractNumId="13" w15:restartNumberingAfterBreak="0">
    <w:nsid w:val="3E2E9D9E"/>
    <w:multiLevelType w:val="hybridMultilevel"/>
    <w:tmpl w:val="FFFFFFFF"/>
    <w:lvl w:ilvl="0" w:tplc="B204E508">
      <w:start w:val="1"/>
      <w:numFmt w:val="bullet"/>
      <w:lvlText w:val=""/>
      <w:lvlJc w:val="left"/>
      <w:pPr>
        <w:ind w:left="720" w:hanging="360"/>
      </w:pPr>
      <w:rPr>
        <w:rFonts w:ascii="Symbol" w:hAnsi="Symbol" w:hint="default"/>
      </w:rPr>
    </w:lvl>
    <w:lvl w:ilvl="1" w:tplc="DF9CE8C0">
      <w:start w:val="1"/>
      <w:numFmt w:val="bullet"/>
      <w:lvlText w:val="o"/>
      <w:lvlJc w:val="left"/>
      <w:pPr>
        <w:ind w:left="1440" w:hanging="360"/>
      </w:pPr>
      <w:rPr>
        <w:rFonts w:ascii="Courier New" w:hAnsi="Courier New" w:hint="default"/>
      </w:rPr>
    </w:lvl>
    <w:lvl w:ilvl="2" w:tplc="95E602E2">
      <w:start w:val="1"/>
      <w:numFmt w:val="bullet"/>
      <w:lvlText w:val=""/>
      <w:lvlJc w:val="left"/>
      <w:pPr>
        <w:ind w:left="2160" w:hanging="360"/>
      </w:pPr>
      <w:rPr>
        <w:rFonts w:ascii="Wingdings" w:hAnsi="Wingdings" w:hint="default"/>
      </w:rPr>
    </w:lvl>
    <w:lvl w:ilvl="3" w:tplc="F746DAB6">
      <w:start w:val="1"/>
      <w:numFmt w:val="bullet"/>
      <w:lvlText w:val=""/>
      <w:lvlJc w:val="left"/>
      <w:pPr>
        <w:ind w:left="2880" w:hanging="360"/>
      </w:pPr>
      <w:rPr>
        <w:rFonts w:ascii="Symbol" w:hAnsi="Symbol" w:hint="default"/>
      </w:rPr>
    </w:lvl>
    <w:lvl w:ilvl="4" w:tplc="0DE09F1A">
      <w:start w:val="1"/>
      <w:numFmt w:val="bullet"/>
      <w:lvlText w:val="o"/>
      <w:lvlJc w:val="left"/>
      <w:pPr>
        <w:ind w:left="3600" w:hanging="360"/>
      </w:pPr>
      <w:rPr>
        <w:rFonts w:ascii="Courier New" w:hAnsi="Courier New" w:hint="default"/>
      </w:rPr>
    </w:lvl>
    <w:lvl w:ilvl="5" w:tplc="1ECCE8F4">
      <w:start w:val="1"/>
      <w:numFmt w:val="bullet"/>
      <w:lvlText w:val=""/>
      <w:lvlJc w:val="left"/>
      <w:pPr>
        <w:ind w:left="4320" w:hanging="360"/>
      </w:pPr>
      <w:rPr>
        <w:rFonts w:ascii="Wingdings" w:hAnsi="Wingdings" w:hint="default"/>
      </w:rPr>
    </w:lvl>
    <w:lvl w:ilvl="6" w:tplc="9B324BB8">
      <w:start w:val="1"/>
      <w:numFmt w:val="bullet"/>
      <w:lvlText w:val=""/>
      <w:lvlJc w:val="left"/>
      <w:pPr>
        <w:ind w:left="5040" w:hanging="360"/>
      </w:pPr>
      <w:rPr>
        <w:rFonts w:ascii="Symbol" w:hAnsi="Symbol" w:hint="default"/>
      </w:rPr>
    </w:lvl>
    <w:lvl w:ilvl="7" w:tplc="4E12973A">
      <w:start w:val="1"/>
      <w:numFmt w:val="bullet"/>
      <w:lvlText w:val="o"/>
      <w:lvlJc w:val="left"/>
      <w:pPr>
        <w:ind w:left="5760" w:hanging="360"/>
      </w:pPr>
      <w:rPr>
        <w:rFonts w:ascii="Courier New" w:hAnsi="Courier New" w:hint="default"/>
      </w:rPr>
    </w:lvl>
    <w:lvl w:ilvl="8" w:tplc="F8B83368">
      <w:start w:val="1"/>
      <w:numFmt w:val="bullet"/>
      <w:lvlText w:val=""/>
      <w:lvlJc w:val="left"/>
      <w:pPr>
        <w:ind w:left="6480" w:hanging="360"/>
      </w:pPr>
      <w:rPr>
        <w:rFonts w:ascii="Wingdings" w:hAnsi="Wingdings" w:hint="default"/>
      </w:rPr>
    </w:lvl>
  </w:abstractNum>
  <w:abstractNum w:abstractNumId="14" w15:restartNumberingAfterBreak="0">
    <w:nsid w:val="3F88EADF"/>
    <w:multiLevelType w:val="hybridMultilevel"/>
    <w:tmpl w:val="FFFFFFFF"/>
    <w:lvl w:ilvl="0" w:tplc="B3821408">
      <w:start w:val="1"/>
      <w:numFmt w:val="bullet"/>
      <w:lvlText w:val=""/>
      <w:lvlJc w:val="left"/>
      <w:pPr>
        <w:ind w:left="720" w:hanging="360"/>
      </w:pPr>
      <w:rPr>
        <w:rFonts w:ascii="Symbol" w:hAnsi="Symbol" w:hint="default"/>
      </w:rPr>
    </w:lvl>
    <w:lvl w:ilvl="1" w:tplc="FA2281DE">
      <w:start w:val="1"/>
      <w:numFmt w:val="bullet"/>
      <w:lvlText w:val="o"/>
      <w:lvlJc w:val="left"/>
      <w:pPr>
        <w:ind w:left="1440" w:hanging="360"/>
      </w:pPr>
      <w:rPr>
        <w:rFonts w:ascii="Courier New" w:hAnsi="Courier New" w:hint="default"/>
      </w:rPr>
    </w:lvl>
    <w:lvl w:ilvl="2" w:tplc="89480D38">
      <w:start w:val="1"/>
      <w:numFmt w:val="bullet"/>
      <w:lvlText w:val=""/>
      <w:lvlJc w:val="left"/>
      <w:pPr>
        <w:ind w:left="2160" w:hanging="360"/>
      </w:pPr>
      <w:rPr>
        <w:rFonts w:ascii="Wingdings" w:hAnsi="Wingdings" w:hint="default"/>
      </w:rPr>
    </w:lvl>
    <w:lvl w:ilvl="3" w:tplc="618A5CE8">
      <w:start w:val="1"/>
      <w:numFmt w:val="bullet"/>
      <w:lvlText w:val=""/>
      <w:lvlJc w:val="left"/>
      <w:pPr>
        <w:ind w:left="2880" w:hanging="360"/>
      </w:pPr>
      <w:rPr>
        <w:rFonts w:ascii="Symbol" w:hAnsi="Symbol" w:hint="default"/>
      </w:rPr>
    </w:lvl>
    <w:lvl w:ilvl="4" w:tplc="CC046268">
      <w:start w:val="1"/>
      <w:numFmt w:val="bullet"/>
      <w:lvlText w:val="o"/>
      <w:lvlJc w:val="left"/>
      <w:pPr>
        <w:ind w:left="3600" w:hanging="360"/>
      </w:pPr>
      <w:rPr>
        <w:rFonts w:ascii="Courier New" w:hAnsi="Courier New" w:hint="default"/>
      </w:rPr>
    </w:lvl>
    <w:lvl w:ilvl="5" w:tplc="AFFE4CC0">
      <w:start w:val="1"/>
      <w:numFmt w:val="bullet"/>
      <w:lvlText w:val=""/>
      <w:lvlJc w:val="left"/>
      <w:pPr>
        <w:ind w:left="4320" w:hanging="360"/>
      </w:pPr>
      <w:rPr>
        <w:rFonts w:ascii="Wingdings" w:hAnsi="Wingdings" w:hint="default"/>
      </w:rPr>
    </w:lvl>
    <w:lvl w:ilvl="6" w:tplc="BC5A5864">
      <w:start w:val="1"/>
      <w:numFmt w:val="bullet"/>
      <w:lvlText w:val=""/>
      <w:lvlJc w:val="left"/>
      <w:pPr>
        <w:ind w:left="5040" w:hanging="360"/>
      </w:pPr>
      <w:rPr>
        <w:rFonts w:ascii="Symbol" w:hAnsi="Symbol" w:hint="default"/>
      </w:rPr>
    </w:lvl>
    <w:lvl w:ilvl="7" w:tplc="63C05186">
      <w:start w:val="1"/>
      <w:numFmt w:val="bullet"/>
      <w:lvlText w:val="o"/>
      <w:lvlJc w:val="left"/>
      <w:pPr>
        <w:ind w:left="5760" w:hanging="360"/>
      </w:pPr>
      <w:rPr>
        <w:rFonts w:ascii="Courier New" w:hAnsi="Courier New" w:hint="default"/>
      </w:rPr>
    </w:lvl>
    <w:lvl w:ilvl="8" w:tplc="E63ADB54">
      <w:start w:val="1"/>
      <w:numFmt w:val="bullet"/>
      <w:lvlText w:val=""/>
      <w:lvlJc w:val="left"/>
      <w:pPr>
        <w:ind w:left="6480" w:hanging="360"/>
      </w:pPr>
      <w:rPr>
        <w:rFonts w:ascii="Wingdings" w:hAnsi="Wingdings" w:hint="default"/>
      </w:rPr>
    </w:lvl>
  </w:abstractNum>
  <w:abstractNum w:abstractNumId="15" w15:restartNumberingAfterBreak="0">
    <w:nsid w:val="41935779"/>
    <w:multiLevelType w:val="multilevel"/>
    <w:tmpl w:val="293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ADB45"/>
    <w:multiLevelType w:val="hybridMultilevel"/>
    <w:tmpl w:val="FFFFFFFF"/>
    <w:lvl w:ilvl="0" w:tplc="99003682">
      <w:start w:val="1"/>
      <w:numFmt w:val="decimal"/>
      <w:lvlText w:val="%1-"/>
      <w:lvlJc w:val="left"/>
      <w:pPr>
        <w:ind w:left="720" w:hanging="360"/>
      </w:pPr>
    </w:lvl>
    <w:lvl w:ilvl="1" w:tplc="8CF2989C">
      <w:start w:val="1"/>
      <w:numFmt w:val="lowerLetter"/>
      <w:lvlText w:val="%2."/>
      <w:lvlJc w:val="left"/>
      <w:pPr>
        <w:ind w:left="1440" w:hanging="360"/>
      </w:pPr>
    </w:lvl>
    <w:lvl w:ilvl="2" w:tplc="16DC775E">
      <w:start w:val="1"/>
      <w:numFmt w:val="lowerRoman"/>
      <w:lvlText w:val="%3."/>
      <w:lvlJc w:val="right"/>
      <w:pPr>
        <w:ind w:left="2160" w:hanging="180"/>
      </w:pPr>
    </w:lvl>
    <w:lvl w:ilvl="3" w:tplc="B9D0EB2A">
      <w:start w:val="1"/>
      <w:numFmt w:val="decimal"/>
      <w:lvlText w:val="%4."/>
      <w:lvlJc w:val="left"/>
      <w:pPr>
        <w:ind w:left="2880" w:hanging="360"/>
      </w:pPr>
    </w:lvl>
    <w:lvl w:ilvl="4" w:tplc="45A41B70">
      <w:start w:val="1"/>
      <w:numFmt w:val="lowerLetter"/>
      <w:lvlText w:val="%5."/>
      <w:lvlJc w:val="left"/>
      <w:pPr>
        <w:ind w:left="3600" w:hanging="360"/>
      </w:pPr>
    </w:lvl>
    <w:lvl w:ilvl="5" w:tplc="E8DE475A">
      <w:start w:val="1"/>
      <w:numFmt w:val="lowerRoman"/>
      <w:lvlText w:val="%6."/>
      <w:lvlJc w:val="right"/>
      <w:pPr>
        <w:ind w:left="4320" w:hanging="180"/>
      </w:pPr>
    </w:lvl>
    <w:lvl w:ilvl="6" w:tplc="A0B6D674">
      <w:start w:val="1"/>
      <w:numFmt w:val="decimal"/>
      <w:lvlText w:val="%7."/>
      <w:lvlJc w:val="left"/>
      <w:pPr>
        <w:ind w:left="5040" w:hanging="360"/>
      </w:pPr>
    </w:lvl>
    <w:lvl w:ilvl="7" w:tplc="CF6C1A32">
      <w:start w:val="1"/>
      <w:numFmt w:val="lowerLetter"/>
      <w:lvlText w:val="%8."/>
      <w:lvlJc w:val="left"/>
      <w:pPr>
        <w:ind w:left="5760" w:hanging="360"/>
      </w:pPr>
    </w:lvl>
    <w:lvl w:ilvl="8" w:tplc="3BA21CE6">
      <w:start w:val="1"/>
      <w:numFmt w:val="lowerRoman"/>
      <w:lvlText w:val="%9."/>
      <w:lvlJc w:val="right"/>
      <w:pPr>
        <w:ind w:left="6480" w:hanging="180"/>
      </w:pPr>
    </w:lvl>
  </w:abstractNum>
  <w:abstractNum w:abstractNumId="17" w15:restartNumberingAfterBreak="0">
    <w:nsid w:val="454C248A"/>
    <w:multiLevelType w:val="hybridMultilevel"/>
    <w:tmpl w:val="FFFFFFFF"/>
    <w:lvl w:ilvl="0" w:tplc="01C6423C">
      <w:start w:val="1"/>
      <w:numFmt w:val="decimal"/>
      <w:lvlText w:val="%1."/>
      <w:lvlJc w:val="left"/>
      <w:pPr>
        <w:ind w:left="720" w:hanging="360"/>
      </w:pPr>
    </w:lvl>
    <w:lvl w:ilvl="1" w:tplc="7C36987A">
      <w:start w:val="1"/>
      <w:numFmt w:val="decimal"/>
      <w:lvlText w:val="%2."/>
      <w:lvlJc w:val="left"/>
      <w:pPr>
        <w:ind w:left="1440" w:hanging="360"/>
      </w:pPr>
    </w:lvl>
    <w:lvl w:ilvl="2" w:tplc="E5E6434A">
      <w:start w:val="1"/>
      <w:numFmt w:val="lowerRoman"/>
      <w:lvlText w:val="%3."/>
      <w:lvlJc w:val="right"/>
      <w:pPr>
        <w:ind w:left="2160" w:hanging="180"/>
      </w:pPr>
    </w:lvl>
    <w:lvl w:ilvl="3" w:tplc="D20CAEC0">
      <w:start w:val="1"/>
      <w:numFmt w:val="decimal"/>
      <w:lvlText w:val="%4."/>
      <w:lvlJc w:val="left"/>
      <w:pPr>
        <w:ind w:left="2880" w:hanging="360"/>
      </w:pPr>
    </w:lvl>
    <w:lvl w:ilvl="4" w:tplc="664612F6">
      <w:start w:val="1"/>
      <w:numFmt w:val="lowerLetter"/>
      <w:lvlText w:val="%5."/>
      <w:lvlJc w:val="left"/>
      <w:pPr>
        <w:ind w:left="3600" w:hanging="360"/>
      </w:pPr>
    </w:lvl>
    <w:lvl w:ilvl="5" w:tplc="DEDC316E">
      <w:start w:val="1"/>
      <w:numFmt w:val="lowerRoman"/>
      <w:lvlText w:val="%6."/>
      <w:lvlJc w:val="right"/>
      <w:pPr>
        <w:ind w:left="4320" w:hanging="180"/>
      </w:pPr>
    </w:lvl>
    <w:lvl w:ilvl="6" w:tplc="D9A40DEE">
      <w:start w:val="1"/>
      <w:numFmt w:val="decimal"/>
      <w:lvlText w:val="%7."/>
      <w:lvlJc w:val="left"/>
      <w:pPr>
        <w:ind w:left="5040" w:hanging="360"/>
      </w:pPr>
    </w:lvl>
    <w:lvl w:ilvl="7" w:tplc="E02C9F5E">
      <w:start w:val="1"/>
      <w:numFmt w:val="lowerLetter"/>
      <w:lvlText w:val="%8."/>
      <w:lvlJc w:val="left"/>
      <w:pPr>
        <w:ind w:left="5760" w:hanging="360"/>
      </w:pPr>
    </w:lvl>
    <w:lvl w:ilvl="8" w:tplc="5D68E54A">
      <w:start w:val="1"/>
      <w:numFmt w:val="lowerRoman"/>
      <w:lvlText w:val="%9."/>
      <w:lvlJc w:val="right"/>
      <w:pPr>
        <w:ind w:left="6480" w:hanging="180"/>
      </w:pPr>
    </w:lvl>
  </w:abstractNum>
  <w:abstractNum w:abstractNumId="18" w15:restartNumberingAfterBreak="0">
    <w:nsid w:val="469DDDD9"/>
    <w:multiLevelType w:val="hybridMultilevel"/>
    <w:tmpl w:val="FFFFFFFF"/>
    <w:lvl w:ilvl="0" w:tplc="73143758">
      <w:start w:val="1"/>
      <w:numFmt w:val="bullet"/>
      <w:lvlText w:val="·"/>
      <w:lvlJc w:val="left"/>
      <w:pPr>
        <w:ind w:left="720" w:hanging="360"/>
      </w:pPr>
      <w:rPr>
        <w:rFonts w:ascii="Symbol" w:hAnsi="Symbol" w:hint="default"/>
      </w:rPr>
    </w:lvl>
    <w:lvl w:ilvl="1" w:tplc="9F646C20">
      <w:start w:val="1"/>
      <w:numFmt w:val="bullet"/>
      <w:lvlText w:val="o"/>
      <w:lvlJc w:val="left"/>
      <w:pPr>
        <w:ind w:left="1440" w:hanging="360"/>
      </w:pPr>
      <w:rPr>
        <w:rFonts w:ascii="Courier New" w:hAnsi="Courier New" w:hint="default"/>
      </w:rPr>
    </w:lvl>
    <w:lvl w:ilvl="2" w:tplc="71BE0A70">
      <w:start w:val="1"/>
      <w:numFmt w:val="bullet"/>
      <w:lvlText w:val=""/>
      <w:lvlJc w:val="left"/>
      <w:pPr>
        <w:ind w:left="2160" w:hanging="360"/>
      </w:pPr>
      <w:rPr>
        <w:rFonts w:ascii="Wingdings" w:hAnsi="Wingdings" w:hint="default"/>
      </w:rPr>
    </w:lvl>
    <w:lvl w:ilvl="3" w:tplc="E7B21BB0">
      <w:start w:val="1"/>
      <w:numFmt w:val="bullet"/>
      <w:lvlText w:val=""/>
      <w:lvlJc w:val="left"/>
      <w:pPr>
        <w:ind w:left="2880" w:hanging="360"/>
      </w:pPr>
      <w:rPr>
        <w:rFonts w:ascii="Symbol" w:hAnsi="Symbol" w:hint="default"/>
      </w:rPr>
    </w:lvl>
    <w:lvl w:ilvl="4" w:tplc="76680B58">
      <w:start w:val="1"/>
      <w:numFmt w:val="bullet"/>
      <w:lvlText w:val="o"/>
      <w:lvlJc w:val="left"/>
      <w:pPr>
        <w:ind w:left="3600" w:hanging="360"/>
      </w:pPr>
      <w:rPr>
        <w:rFonts w:ascii="Courier New" w:hAnsi="Courier New" w:hint="default"/>
      </w:rPr>
    </w:lvl>
    <w:lvl w:ilvl="5" w:tplc="8DF0DB6C">
      <w:start w:val="1"/>
      <w:numFmt w:val="bullet"/>
      <w:lvlText w:val=""/>
      <w:lvlJc w:val="left"/>
      <w:pPr>
        <w:ind w:left="4320" w:hanging="360"/>
      </w:pPr>
      <w:rPr>
        <w:rFonts w:ascii="Wingdings" w:hAnsi="Wingdings" w:hint="default"/>
      </w:rPr>
    </w:lvl>
    <w:lvl w:ilvl="6" w:tplc="449C646A">
      <w:start w:val="1"/>
      <w:numFmt w:val="bullet"/>
      <w:lvlText w:val=""/>
      <w:lvlJc w:val="left"/>
      <w:pPr>
        <w:ind w:left="5040" w:hanging="360"/>
      </w:pPr>
      <w:rPr>
        <w:rFonts w:ascii="Symbol" w:hAnsi="Symbol" w:hint="default"/>
      </w:rPr>
    </w:lvl>
    <w:lvl w:ilvl="7" w:tplc="B44A1376">
      <w:start w:val="1"/>
      <w:numFmt w:val="bullet"/>
      <w:lvlText w:val="o"/>
      <w:lvlJc w:val="left"/>
      <w:pPr>
        <w:ind w:left="5760" w:hanging="360"/>
      </w:pPr>
      <w:rPr>
        <w:rFonts w:ascii="Courier New" w:hAnsi="Courier New" w:hint="default"/>
      </w:rPr>
    </w:lvl>
    <w:lvl w:ilvl="8" w:tplc="19E0FE2C">
      <w:start w:val="1"/>
      <w:numFmt w:val="bullet"/>
      <w:lvlText w:val=""/>
      <w:lvlJc w:val="left"/>
      <w:pPr>
        <w:ind w:left="6480" w:hanging="360"/>
      </w:pPr>
      <w:rPr>
        <w:rFonts w:ascii="Wingdings" w:hAnsi="Wingdings" w:hint="default"/>
      </w:rPr>
    </w:lvl>
  </w:abstractNum>
  <w:abstractNum w:abstractNumId="19" w15:restartNumberingAfterBreak="0">
    <w:nsid w:val="4DEAF95B"/>
    <w:multiLevelType w:val="hybridMultilevel"/>
    <w:tmpl w:val="FFFFFFFF"/>
    <w:lvl w:ilvl="0" w:tplc="ACE2F2CC">
      <w:start w:val="1"/>
      <w:numFmt w:val="decimal"/>
      <w:lvlText w:val="%1."/>
      <w:lvlJc w:val="left"/>
      <w:pPr>
        <w:ind w:left="720" w:hanging="360"/>
      </w:pPr>
    </w:lvl>
    <w:lvl w:ilvl="1" w:tplc="009013FE">
      <w:start w:val="1"/>
      <w:numFmt w:val="lowerLetter"/>
      <w:lvlText w:val="%2."/>
      <w:lvlJc w:val="left"/>
      <w:pPr>
        <w:ind w:left="1440" w:hanging="360"/>
      </w:pPr>
    </w:lvl>
    <w:lvl w:ilvl="2" w:tplc="7FEE69BA">
      <w:start w:val="1"/>
      <w:numFmt w:val="lowerRoman"/>
      <w:lvlText w:val="%3."/>
      <w:lvlJc w:val="right"/>
      <w:pPr>
        <w:ind w:left="2160" w:hanging="180"/>
      </w:pPr>
    </w:lvl>
    <w:lvl w:ilvl="3" w:tplc="A65206BC">
      <w:start w:val="1"/>
      <w:numFmt w:val="decimal"/>
      <w:lvlText w:val="%4."/>
      <w:lvlJc w:val="left"/>
      <w:pPr>
        <w:ind w:left="2880" w:hanging="360"/>
      </w:pPr>
    </w:lvl>
    <w:lvl w:ilvl="4" w:tplc="C79AE3FC">
      <w:start w:val="1"/>
      <w:numFmt w:val="lowerLetter"/>
      <w:lvlText w:val="%5."/>
      <w:lvlJc w:val="left"/>
      <w:pPr>
        <w:ind w:left="3600" w:hanging="360"/>
      </w:pPr>
    </w:lvl>
    <w:lvl w:ilvl="5" w:tplc="E9CA7B16">
      <w:start w:val="1"/>
      <w:numFmt w:val="lowerRoman"/>
      <w:lvlText w:val="%6."/>
      <w:lvlJc w:val="right"/>
      <w:pPr>
        <w:ind w:left="4320" w:hanging="180"/>
      </w:pPr>
    </w:lvl>
    <w:lvl w:ilvl="6" w:tplc="6436CF66">
      <w:start w:val="1"/>
      <w:numFmt w:val="decimal"/>
      <w:lvlText w:val="%7."/>
      <w:lvlJc w:val="left"/>
      <w:pPr>
        <w:ind w:left="5040" w:hanging="360"/>
      </w:pPr>
    </w:lvl>
    <w:lvl w:ilvl="7" w:tplc="1D6402D8">
      <w:start w:val="1"/>
      <w:numFmt w:val="lowerLetter"/>
      <w:lvlText w:val="%8."/>
      <w:lvlJc w:val="left"/>
      <w:pPr>
        <w:ind w:left="5760" w:hanging="360"/>
      </w:pPr>
    </w:lvl>
    <w:lvl w:ilvl="8" w:tplc="87B00AE2">
      <w:start w:val="1"/>
      <w:numFmt w:val="lowerRoman"/>
      <w:lvlText w:val="%9."/>
      <w:lvlJc w:val="right"/>
      <w:pPr>
        <w:ind w:left="6480" w:hanging="180"/>
      </w:pPr>
    </w:lvl>
  </w:abstractNum>
  <w:abstractNum w:abstractNumId="20" w15:restartNumberingAfterBreak="0">
    <w:nsid w:val="4DFEAA2F"/>
    <w:multiLevelType w:val="hybridMultilevel"/>
    <w:tmpl w:val="FFFFFFFF"/>
    <w:lvl w:ilvl="0" w:tplc="92C2C9B4">
      <w:start w:val="1"/>
      <w:numFmt w:val="bullet"/>
      <w:lvlText w:val=""/>
      <w:lvlJc w:val="left"/>
      <w:pPr>
        <w:ind w:left="720" w:hanging="360"/>
      </w:pPr>
      <w:rPr>
        <w:rFonts w:ascii="Symbol" w:hAnsi="Symbol" w:hint="default"/>
      </w:rPr>
    </w:lvl>
    <w:lvl w:ilvl="1" w:tplc="88EAF13E">
      <w:start w:val="1"/>
      <w:numFmt w:val="bullet"/>
      <w:lvlText w:val="-"/>
      <w:lvlJc w:val="left"/>
      <w:pPr>
        <w:ind w:left="1440" w:hanging="360"/>
      </w:pPr>
      <w:rPr>
        <w:rFonts w:ascii="Aptos" w:hAnsi="Aptos" w:hint="default"/>
      </w:rPr>
    </w:lvl>
    <w:lvl w:ilvl="2" w:tplc="6F08F540">
      <w:start w:val="1"/>
      <w:numFmt w:val="bullet"/>
      <w:lvlText w:val=""/>
      <w:lvlJc w:val="left"/>
      <w:pPr>
        <w:ind w:left="2160" w:hanging="360"/>
      </w:pPr>
      <w:rPr>
        <w:rFonts w:ascii="Wingdings" w:hAnsi="Wingdings" w:hint="default"/>
      </w:rPr>
    </w:lvl>
    <w:lvl w:ilvl="3" w:tplc="4A4E11D6">
      <w:start w:val="1"/>
      <w:numFmt w:val="bullet"/>
      <w:lvlText w:val=""/>
      <w:lvlJc w:val="left"/>
      <w:pPr>
        <w:ind w:left="2880" w:hanging="360"/>
      </w:pPr>
      <w:rPr>
        <w:rFonts w:ascii="Symbol" w:hAnsi="Symbol" w:hint="default"/>
      </w:rPr>
    </w:lvl>
    <w:lvl w:ilvl="4" w:tplc="97064D0A">
      <w:start w:val="1"/>
      <w:numFmt w:val="bullet"/>
      <w:lvlText w:val="o"/>
      <w:lvlJc w:val="left"/>
      <w:pPr>
        <w:ind w:left="3600" w:hanging="360"/>
      </w:pPr>
      <w:rPr>
        <w:rFonts w:ascii="Courier New" w:hAnsi="Courier New" w:hint="default"/>
      </w:rPr>
    </w:lvl>
    <w:lvl w:ilvl="5" w:tplc="0186BAF2">
      <w:start w:val="1"/>
      <w:numFmt w:val="bullet"/>
      <w:lvlText w:val=""/>
      <w:lvlJc w:val="left"/>
      <w:pPr>
        <w:ind w:left="4320" w:hanging="360"/>
      </w:pPr>
      <w:rPr>
        <w:rFonts w:ascii="Wingdings" w:hAnsi="Wingdings" w:hint="default"/>
      </w:rPr>
    </w:lvl>
    <w:lvl w:ilvl="6" w:tplc="66DEE500">
      <w:start w:val="1"/>
      <w:numFmt w:val="bullet"/>
      <w:lvlText w:val=""/>
      <w:lvlJc w:val="left"/>
      <w:pPr>
        <w:ind w:left="5040" w:hanging="360"/>
      </w:pPr>
      <w:rPr>
        <w:rFonts w:ascii="Symbol" w:hAnsi="Symbol" w:hint="default"/>
      </w:rPr>
    </w:lvl>
    <w:lvl w:ilvl="7" w:tplc="BC162FC8">
      <w:start w:val="1"/>
      <w:numFmt w:val="bullet"/>
      <w:lvlText w:val="o"/>
      <w:lvlJc w:val="left"/>
      <w:pPr>
        <w:ind w:left="5760" w:hanging="360"/>
      </w:pPr>
      <w:rPr>
        <w:rFonts w:ascii="Courier New" w:hAnsi="Courier New" w:hint="default"/>
      </w:rPr>
    </w:lvl>
    <w:lvl w:ilvl="8" w:tplc="57E44A24">
      <w:start w:val="1"/>
      <w:numFmt w:val="bullet"/>
      <w:lvlText w:val=""/>
      <w:lvlJc w:val="left"/>
      <w:pPr>
        <w:ind w:left="6480" w:hanging="360"/>
      </w:pPr>
      <w:rPr>
        <w:rFonts w:ascii="Wingdings" w:hAnsi="Wingdings" w:hint="default"/>
      </w:rPr>
    </w:lvl>
  </w:abstractNum>
  <w:abstractNum w:abstractNumId="21" w15:restartNumberingAfterBreak="0">
    <w:nsid w:val="4E0B3DDC"/>
    <w:multiLevelType w:val="multilevel"/>
    <w:tmpl w:val="D502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B5036"/>
    <w:multiLevelType w:val="hybridMultilevel"/>
    <w:tmpl w:val="DC903632"/>
    <w:lvl w:ilvl="0" w:tplc="F8A8D916">
      <w:start w:val="4"/>
      <w:numFmt w:val="bullet"/>
      <w:lvlText w:val="-"/>
      <w:lvlJc w:val="left"/>
      <w:pPr>
        <w:ind w:left="720" w:hanging="360"/>
      </w:pPr>
      <w:rPr>
        <w:rFonts w:ascii="Segoe UI Emoji" w:eastAsia="Tahoma"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9742D"/>
    <w:multiLevelType w:val="hybridMultilevel"/>
    <w:tmpl w:val="FFFFFFFF"/>
    <w:lvl w:ilvl="0" w:tplc="2FB46304">
      <w:start w:val="14"/>
      <w:numFmt w:val="decimal"/>
      <w:lvlText w:val="%1."/>
      <w:lvlJc w:val="left"/>
      <w:pPr>
        <w:ind w:left="720" w:hanging="360"/>
      </w:pPr>
    </w:lvl>
    <w:lvl w:ilvl="1" w:tplc="FF0880E8">
      <w:start w:val="1"/>
      <w:numFmt w:val="lowerLetter"/>
      <w:lvlText w:val="%2."/>
      <w:lvlJc w:val="left"/>
      <w:pPr>
        <w:ind w:left="1440" w:hanging="360"/>
      </w:pPr>
    </w:lvl>
    <w:lvl w:ilvl="2" w:tplc="BE80CB7A">
      <w:start w:val="1"/>
      <w:numFmt w:val="lowerRoman"/>
      <w:lvlText w:val="%3."/>
      <w:lvlJc w:val="right"/>
      <w:pPr>
        <w:ind w:left="2160" w:hanging="180"/>
      </w:pPr>
    </w:lvl>
    <w:lvl w:ilvl="3" w:tplc="9BCED8BE">
      <w:start w:val="1"/>
      <w:numFmt w:val="decimal"/>
      <w:lvlText w:val="%4."/>
      <w:lvlJc w:val="left"/>
      <w:pPr>
        <w:ind w:left="2880" w:hanging="360"/>
      </w:pPr>
    </w:lvl>
    <w:lvl w:ilvl="4" w:tplc="AC48E69C">
      <w:start w:val="1"/>
      <w:numFmt w:val="lowerLetter"/>
      <w:lvlText w:val="%5."/>
      <w:lvlJc w:val="left"/>
      <w:pPr>
        <w:ind w:left="3600" w:hanging="360"/>
      </w:pPr>
    </w:lvl>
    <w:lvl w:ilvl="5" w:tplc="A0021ED4">
      <w:start w:val="1"/>
      <w:numFmt w:val="lowerRoman"/>
      <w:lvlText w:val="%6."/>
      <w:lvlJc w:val="right"/>
      <w:pPr>
        <w:ind w:left="4320" w:hanging="180"/>
      </w:pPr>
    </w:lvl>
    <w:lvl w:ilvl="6" w:tplc="FBD49E48">
      <w:start w:val="1"/>
      <w:numFmt w:val="decimal"/>
      <w:lvlText w:val="%7."/>
      <w:lvlJc w:val="left"/>
      <w:pPr>
        <w:ind w:left="5040" w:hanging="360"/>
      </w:pPr>
    </w:lvl>
    <w:lvl w:ilvl="7" w:tplc="AEE06946">
      <w:start w:val="1"/>
      <w:numFmt w:val="lowerLetter"/>
      <w:lvlText w:val="%8."/>
      <w:lvlJc w:val="left"/>
      <w:pPr>
        <w:ind w:left="5760" w:hanging="360"/>
      </w:pPr>
    </w:lvl>
    <w:lvl w:ilvl="8" w:tplc="16C84416">
      <w:start w:val="1"/>
      <w:numFmt w:val="lowerRoman"/>
      <w:lvlText w:val="%9."/>
      <w:lvlJc w:val="right"/>
      <w:pPr>
        <w:ind w:left="6480" w:hanging="180"/>
      </w:pPr>
    </w:lvl>
  </w:abstractNum>
  <w:abstractNum w:abstractNumId="24" w15:restartNumberingAfterBreak="0">
    <w:nsid w:val="5A0F3F0A"/>
    <w:multiLevelType w:val="multilevel"/>
    <w:tmpl w:val="49B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2C6836"/>
    <w:multiLevelType w:val="multilevel"/>
    <w:tmpl w:val="6A2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605B8"/>
    <w:multiLevelType w:val="hybridMultilevel"/>
    <w:tmpl w:val="FFFFFFFF"/>
    <w:lvl w:ilvl="0" w:tplc="37DC6860">
      <w:start w:val="17"/>
      <w:numFmt w:val="decimal"/>
      <w:lvlText w:val="%1."/>
      <w:lvlJc w:val="left"/>
      <w:pPr>
        <w:ind w:left="720" w:hanging="360"/>
      </w:pPr>
    </w:lvl>
    <w:lvl w:ilvl="1" w:tplc="A3F2FE84">
      <w:start w:val="1"/>
      <w:numFmt w:val="lowerLetter"/>
      <w:lvlText w:val="%2."/>
      <w:lvlJc w:val="left"/>
      <w:pPr>
        <w:ind w:left="1440" w:hanging="360"/>
      </w:pPr>
    </w:lvl>
    <w:lvl w:ilvl="2" w:tplc="A4E8F2EA">
      <w:start w:val="1"/>
      <w:numFmt w:val="lowerRoman"/>
      <w:lvlText w:val="%3."/>
      <w:lvlJc w:val="right"/>
      <w:pPr>
        <w:ind w:left="2160" w:hanging="180"/>
      </w:pPr>
    </w:lvl>
    <w:lvl w:ilvl="3" w:tplc="A8F67FE2">
      <w:start w:val="1"/>
      <w:numFmt w:val="decimal"/>
      <w:lvlText w:val="%4."/>
      <w:lvlJc w:val="left"/>
      <w:pPr>
        <w:ind w:left="2880" w:hanging="360"/>
      </w:pPr>
    </w:lvl>
    <w:lvl w:ilvl="4" w:tplc="82CC377E">
      <w:start w:val="1"/>
      <w:numFmt w:val="lowerLetter"/>
      <w:lvlText w:val="%5."/>
      <w:lvlJc w:val="left"/>
      <w:pPr>
        <w:ind w:left="3600" w:hanging="360"/>
      </w:pPr>
    </w:lvl>
    <w:lvl w:ilvl="5" w:tplc="2A8C9C8E">
      <w:start w:val="1"/>
      <w:numFmt w:val="lowerRoman"/>
      <w:lvlText w:val="%6."/>
      <w:lvlJc w:val="right"/>
      <w:pPr>
        <w:ind w:left="4320" w:hanging="180"/>
      </w:pPr>
    </w:lvl>
    <w:lvl w:ilvl="6" w:tplc="8C5E5D7C">
      <w:start w:val="1"/>
      <w:numFmt w:val="decimal"/>
      <w:lvlText w:val="%7."/>
      <w:lvlJc w:val="left"/>
      <w:pPr>
        <w:ind w:left="5040" w:hanging="360"/>
      </w:pPr>
    </w:lvl>
    <w:lvl w:ilvl="7" w:tplc="BA001AE6">
      <w:start w:val="1"/>
      <w:numFmt w:val="lowerLetter"/>
      <w:lvlText w:val="%8."/>
      <w:lvlJc w:val="left"/>
      <w:pPr>
        <w:ind w:left="5760" w:hanging="360"/>
      </w:pPr>
    </w:lvl>
    <w:lvl w:ilvl="8" w:tplc="2D509C10">
      <w:start w:val="1"/>
      <w:numFmt w:val="lowerRoman"/>
      <w:lvlText w:val="%9."/>
      <w:lvlJc w:val="right"/>
      <w:pPr>
        <w:ind w:left="6480" w:hanging="180"/>
      </w:pPr>
    </w:lvl>
  </w:abstractNum>
  <w:abstractNum w:abstractNumId="27" w15:restartNumberingAfterBreak="0">
    <w:nsid w:val="6D317C48"/>
    <w:multiLevelType w:val="hybridMultilevel"/>
    <w:tmpl w:val="FFFFFFFF"/>
    <w:lvl w:ilvl="0" w:tplc="14A8CA92">
      <w:start w:val="13"/>
      <w:numFmt w:val="decimal"/>
      <w:lvlText w:val="%1."/>
      <w:lvlJc w:val="left"/>
      <w:pPr>
        <w:ind w:left="720" w:hanging="360"/>
      </w:pPr>
    </w:lvl>
    <w:lvl w:ilvl="1" w:tplc="01F460C2">
      <w:start w:val="1"/>
      <w:numFmt w:val="lowerLetter"/>
      <w:lvlText w:val="%2."/>
      <w:lvlJc w:val="left"/>
      <w:pPr>
        <w:ind w:left="1440" w:hanging="360"/>
      </w:pPr>
    </w:lvl>
    <w:lvl w:ilvl="2" w:tplc="7DC0A21A">
      <w:start w:val="1"/>
      <w:numFmt w:val="lowerRoman"/>
      <w:lvlText w:val="%3."/>
      <w:lvlJc w:val="right"/>
      <w:pPr>
        <w:ind w:left="2160" w:hanging="180"/>
      </w:pPr>
    </w:lvl>
    <w:lvl w:ilvl="3" w:tplc="2D78C360">
      <w:start w:val="1"/>
      <w:numFmt w:val="decimal"/>
      <w:lvlText w:val="%4."/>
      <w:lvlJc w:val="left"/>
      <w:pPr>
        <w:ind w:left="2880" w:hanging="360"/>
      </w:pPr>
    </w:lvl>
    <w:lvl w:ilvl="4" w:tplc="D2CEAEFE">
      <w:start w:val="1"/>
      <w:numFmt w:val="lowerLetter"/>
      <w:lvlText w:val="%5."/>
      <w:lvlJc w:val="left"/>
      <w:pPr>
        <w:ind w:left="3600" w:hanging="360"/>
      </w:pPr>
    </w:lvl>
    <w:lvl w:ilvl="5" w:tplc="E3A4B4F6">
      <w:start w:val="1"/>
      <w:numFmt w:val="lowerRoman"/>
      <w:lvlText w:val="%6."/>
      <w:lvlJc w:val="right"/>
      <w:pPr>
        <w:ind w:left="4320" w:hanging="180"/>
      </w:pPr>
    </w:lvl>
    <w:lvl w:ilvl="6" w:tplc="BDBA36FC">
      <w:start w:val="1"/>
      <w:numFmt w:val="decimal"/>
      <w:lvlText w:val="%7."/>
      <w:lvlJc w:val="left"/>
      <w:pPr>
        <w:ind w:left="5040" w:hanging="360"/>
      </w:pPr>
    </w:lvl>
    <w:lvl w:ilvl="7" w:tplc="D38409CC">
      <w:start w:val="1"/>
      <w:numFmt w:val="lowerLetter"/>
      <w:lvlText w:val="%8."/>
      <w:lvlJc w:val="left"/>
      <w:pPr>
        <w:ind w:left="5760" w:hanging="360"/>
      </w:pPr>
    </w:lvl>
    <w:lvl w:ilvl="8" w:tplc="36FA9E70">
      <w:start w:val="1"/>
      <w:numFmt w:val="lowerRoman"/>
      <w:lvlText w:val="%9."/>
      <w:lvlJc w:val="right"/>
      <w:pPr>
        <w:ind w:left="6480" w:hanging="180"/>
      </w:pPr>
    </w:lvl>
  </w:abstractNum>
  <w:abstractNum w:abstractNumId="28" w15:restartNumberingAfterBreak="0">
    <w:nsid w:val="6EC67A1E"/>
    <w:multiLevelType w:val="multilevel"/>
    <w:tmpl w:val="634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30065"/>
    <w:multiLevelType w:val="multilevel"/>
    <w:tmpl w:val="A9D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00A74"/>
    <w:multiLevelType w:val="hybridMultilevel"/>
    <w:tmpl w:val="FFFFFFFF"/>
    <w:lvl w:ilvl="0" w:tplc="A650B51C">
      <w:start w:val="16"/>
      <w:numFmt w:val="decimal"/>
      <w:lvlText w:val="%1."/>
      <w:lvlJc w:val="left"/>
      <w:pPr>
        <w:ind w:left="720" w:hanging="360"/>
      </w:pPr>
    </w:lvl>
    <w:lvl w:ilvl="1" w:tplc="A0881A42">
      <w:start w:val="1"/>
      <w:numFmt w:val="lowerLetter"/>
      <w:lvlText w:val="%2."/>
      <w:lvlJc w:val="left"/>
      <w:pPr>
        <w:ind w:left="1440" w:hanging="360"/>
      </w:pPr>
    </w:lvl>
    <w:lvl w:ilvl="2" w:tplc="9B42B13A">
      <w:start w:val="1"/>
      <w:numFmt w:val="lowerRoman"/>
      <w:lvlText w:val="%3."/>
      <w:lvlJc w:val="right"/>
      <w:pPr>
        <w:ind w:left="2160" w:hanging="180"/>
      </w:pPr>
    </w:lvl>
    <w:lvl w:ilvl="3" w:tplc="94840578">
      <w:start w:val="1"/>
      <w:numFmt w:val="decimal"/>
      <w:lvlText w:val="%4."/>
      <w:lvlJc w:val="left"/>
      <w:pPr>
        <w:ind w:left="2880" w:hanging="360"/>
      </w:pPr>
    </w:lvl>
    <w:lvl w:ilvl="4" w:tplc="3C02721C">
      <w:start w:val="1"/>
      <w:numFmt w:val="lowerLetter"/>
      <w:lvlText w:val="%5."/>
      <w:lvlJc w:val="left"/>
      <w:pPr>
        <w:ind w:left="3600" w:hanging="360"/>
      </w:pPr>
    </w:lvl>
    <w:lvl w:ilvl="5" w:tplc="356E1002">
      <w:start w:val="1"/>
      <w:numFmt w:val="lowerRoman"/>
      <w:lvlText w:val="%6."/>
      <w:lvlJc w:val="right"/>
      <w:pPr>
        <w:ind w:left="4320" w:hanging="180"/>
      </w:pPr>
    </w:lvl>
    <w:lvl w:ilvl="6" w:tplc="6FEAC210">
      <w:start w:val="1"/>
      <w:numFmt w:val="decimal"/>
      <w:lvlText w:val="%7."/>
      <w:lvlJc w:val="left"/>
      <w:pPr>
        <w:ind w:left="5040" w:hanging="360"/>
      </w:pPr>
    </w:lvl>
    <w:lvl w:ilvl="7" w:tplc="7C368F26">
      <w:start w:val="1"/>
      <w:numFmt w:val="lowerLetter"/>
      <w:lvlText w:val="%8."/>
      <w:lvlJc w:val="left"/>
      <w:pPr>
        <w:ind w:left="5760" w:hanging="360"/>
      </w:pPr>
    </w:lvl>
    <w:lvl w:ilvl="8" w:tplc="4C4EC404">
      <w:start w:val="1"/>
      <w:numFmt w:val="lowerRoman"/>
      <w:lvlText w:val="%9."/>
      <w:lvlJc w:val="right"/>
      <w:pPr>
        <w:ind w:left="6480" w:hanging="180"/>
      </w:pPr>
    </w:lvl>
  </w:abstractNum>
  <w:abstractNum w:abstractNumId="31" w15:restartNumberingAfterBreak="0">
    <w:nsid w:val="767E12FA"/>
    <w:multiLevelType w:val="hybridMultilevel"/>
    <w:tmpl w:val="FFFFFFFF"/>
    <w:lvl w:ilvl="0" w:tplc="D660B1C0">
      <w:start w:val="1"/>
      <w:numFmt w:val="decimal"/>
      <w:lvlText w:val="%1."/>
      <w:lvlJc w:val="left"/>
      <w:pPr>
        <w:ind w:left="720" w:hanging="360"/>
      </w:pPr>
    </w:lvl>
    <w:lvl w:ilvl="1" w:tplc="C484A47C">
      <w:start w:val="1"/>
      <w:numFmt w:val="lowerLetter"/>
      <w:lvlText w:val="%2."/>
      <w:lvlJc w:val="left"/>
      <w:pPr>
        <w:ind w:left="1440" w:hanging="360"/>
      </w:pPr>
    </w:lvl>
    <w:lvl w:ilvl="2" w:tplc="995CCFF8">
      <w:start w:val="1"/>
      <w:numFmt w:val="lowerRoman"/>
      <w:lvlText w:val="%3."/>
      <w:lvlJc w:val="right"/>
      <w:pPr>
        <w:ind w:left="2160" w:hanging="180"/>
      </w:pPr>
    </w:lvl>
    <w:lvl w:ilvl="3" w:tplc="EA380A4A">
      <w:start w:val="1"/>
      <w:numFmt w:val="decimal"/>
      <w:lvlText w:val="%4."/>
      <w:lvlJc w:val="left"/>
      <w:pPr>
        <w:ind w:left="2880" w:hanging="360"/>
      </w:pPr>
    </w:lvl>
    <w:lvl w:ilvl="4" w:tplc="0478B9B6">
      <w:start w:val="1"/>
      <w:numFmt w:val="lowerLetter"/>
      <w:lvlText w:val="%5."/>
      <w:lvlJc w:val="left"/>
      <w:pPr>
        <w:ind w:left="3600" w:hanging="360"/>
      </w:pPr>
    </w:lvl>
    <w:lvl w:ilvl="5" w:tplc="0B6467D8">
      <w:start w:val="1"/>
      <w:numFmt w:val="lowerRoman"/>
      <w:lvlText w:val="%6."/>
      <w:lvlJc w:val="right"/>
      <w:pPr>
        <w:ind w:left="4320" w:hanging="180"/>
      </w:pPr>
    </w:lvl>
    <w:lvl w:ilvl="6" w:tplc="629463C2">
      <w:start w:val="1"/>
      <w:numFmt w:val="decimal"/>
      <w:lvlText w:val="%7."/>
      <w:lvlJc w:val="left"/>
      <w:pPr>
        <w:ind w:left="5040" w:hanging="360"/>
      </w:pPr>
    </w:lvl>
    <w:lvl w:ilvl="7" w:tplc="852A14D6">
      <w:start w:val="1"/>
      <w:numFmt w:val="lowerLetter"/>
      <w:lvlText w:val="%8."/>
      <w:lvlJc w:val="left"/>
      <w:pPr>
        <w:ind w:left="5760" w:hanging="360"/>
      </w:pPr>
    </w:lvl>
    <w:lvl w:ilvl="8" w:tplc="B6322BB6">
      <w:start w:val="1"/>
      <w:numFmt w:val="lowerRoman"/>
      <w:lvlText w:val="%9."/>
      <w:lvlJc w:val="right"/>
      <w:pPr>
        <w:ind w:left="6480" w:hanging="180"/>
      </w:pPr>
    </w:lvl>
  </w:abstractNum>
  <w:abstractNum w:abstractNumId="32" w15:restartNumberingAfterBreak="0">
    <w:nsid w:val="76E9CE4D"/>
    <w:multiLevelType w:val="hybridMultilevel"/>
    <w:tmpl w:val="FFFFFFFF"/>
    <w:lvl w:ilvl="0" w:tplc="790064E4">
      <w:start w:val="1"/>
      <w:numFmt w:val="bullet"/>
      <w:lvlText w:val=""/>
      <w:lvlJc w:val="left"/>
      <w:pPr>
        <w:ind w:left="720" w:hanging="360"/>
      </w:pPr>
      <w:rPr>
        <w:rFonts w:ascii="Symbol" w:hAnsi="Symbol" w:hint="default"/>
      </w:rPr>
    </w:lvl>
    <w:lvl w:ilvl="1" w:tplc="1E62E2F6">
      <w:start w:val="1"/>
      <w:numFmt w:val="bullet"/>
      <w:lvlText w:val="o"/>
      <w:lvlJc w:val="left"/>
      <w:pPr>
        <w:ind w:left="1440" w:hanging="360"/>
      </w:pPr>
      <w:rPr>
        <w:rFonts w:ascii="Courier New" w:hAnsi="Courier New" w:hint="default"/>
      </w:rPr>
    </w:lvl>
    <w:lvl w:ilvl="2" w:tplc="9EFEE784">
      <w:start w:val="1"/>
      <w:numFmt w:val="bullet"/>
      <w:lvlText w:val=""/>
      <w:lvlJc w:val="left"/>
      <w:pPr>
        <w:ind w:left="2160" w:hanging="360"/>
      </w:pPr>
      <w:rPr>
        <w:rFonts w:ascii="Wingdings" w:hAnsi="Wingdings" w:hint="default"/>
      </w:rPr>
    </w:lvl>
    <w:lvl w:ilvl="3" w:tplc="59D48CD4">
      <w:start w:val="1"/>
      <w:numFmt w:val="bullet"/>
      <w:lvlText w:val=""/>
      <w:lvlJc w:val="left"/>
      <w:pPr>
        <w:ind w:left="2880" w:hanging="360"/>
      </w:pPr>
      <w:rPr>
        <w:rFonts w:ascii="Symbol" w:hAnsi="Symbol" w:hint="default"/>
      </w:rPr>
    </w:lvl>
    <w:lvl w:ilvl="4" w:tplc="0778FB40">
      <w:start w:val="1"/>
      <w:numFmt w:val="bullet"/>
      <w:lvlText w:val="o"/>
      <w:lvlJc w:val="left"/>
      <w:pPr>
        <w:ind w:left="3600" w:hanging="360"/>
      </w:pPr>
      <w:rPr>
        <w:rFonts w:ascii="Courier New" w:hAnsi="Courier New" w:hint="default"/>
      </w:rPr>
    </w:lvl>
    <w:lvl w:ilvl="5" w:tplc="7A967406">
      <w:start w:val="1"/>
      <w:numFmt w:val="bullet"/>
      <w:lvlText w:val=""/>
      <w:lvlJc w:val="left"/>
      <w:pPr>
        <w:ind w:left="4320" w:hanging="360"/>
      </w:pPr>
      <w:rPr>
        <w:rFonts w:ascii="Wingdings" w:hAnsi="Wingdings" w:hint="default"/>
      </w:rPr>
    </w:lvl>
    <w:lvl w:ilvl="6" w:tplc="7DF22FB4">
      <w:start w:val="1"/>
      <w:numFmt w:val="bullet"/>
      <w:lvlText w:val=""/>
      <w:lvlJc w:val="left"/>
      <w:pPr>
        <w:ind w:left="5040" w:hanging="360"/>
      </w:pPr>
      <w:rPr>
        <w:rFonts w:ascii="Symbol" w:hAnsi="Symbol" w:hint="default"/>
      </w:rPr>
    </w:lvl>
    <w:lvl w:ilvl="7" w:tplc="7A9E93E0">
      <w:start w:val="1"/>
      <w:numFmt w:val="bullet"/>
      <w:lvlText w:val="o"/>
      <w:lvlJc w:val="left"/>
      <w:pPr>
        <w:ind w:left="5760" w:hanging="360"/>
      </w:pPr>
      <w:rPr>
        <w:rFonts w:ascii="Courier New" w:hAnsi="Courier New" w:hint="default"/>
      </w:rPr>
    </w:lvl>
    <w:lvl w:ilvl="8" w:tplc="6CF45D92">
      <w:start w:val="1"/>
      <w:numFmt w:val="bullet"/>
      <w:lvlText w:val=""/>
      <w:lvlJc w:val="left"/>
      <w:pPr>
        <w:ind w:left="6480" w:hanging="360"/>
      </w:pPr>
      <w:rPr>
        <w:rFonts w:ascii="Wingdings" w:hAnsi="Wingdings" w:hint="default"/>
      </w:rPr>
    </w:lvl>
  </w:abstractNum>
  <w:abstractNum w:abstractNumId="33" w15:restartNumberingAfterBreak="0">
    <w:nsid w:val="79F0EDAF"/>
    <w:multiLevelType w:val="hybridMultilevel"/>
    <w:tmpl w:val="FFFFFFFF"/>
    <w:lvl w:ilvl="0" w:tplc="05805E54">
      <w:start w:val="15"/>
      <w:numFmt w:val="decimal"/>
      <w:lvlText w:val="%1."/>
      <w:lvlJc w:val="left"/>
      <w:pPr>
        <w:ind w:left="720" w:hanging="360"/>
      </w:pPr>
    </w:lvl>
    <w:lvl w:ilvl="1" w:tplc="524ECB08">
      <w:start w:val="1"/>
      <w:numFmt w:val="lowerLetter"/>
      <w:lvlText w:val="%2."/>
      <w:lvlJc w:val="left"/>
      <w:pPr>
        <w:ind w:left="1440" w:hanging="360"/>
      </w:pPr>
    </w:lvl>
    <w:lvl w:ilvl="2" w:tplc="870A1234">
      <w:start w:val="1"/>
      <w:numFmt w:val="lowerRoman"/>
      <w:lvlText w:val="%3."/>
      <w:lvlJc w:val="right"/>
      <w:pPr>
        <w:ind w:left="2160" w:hanging="180"/>
      </w:pPr>
    </w:lvl>
    <w:lvl w:ilvl="3" w:tplc="C64CE5A6">
      <w:start w:val="1"/>
      <w:numFmt w:val="decimal"/>
      <w:lvlText w:val="%4."/>
      <w:lvlJc w:val="left"/>
      <w:pPr>
        <w:ind w:left="2880" w:hanging="360"/>
      </w:pPr>
    </w:lvl>
    <w:lvl w:ilvl="4" w:tplc="A4EEE8E0">
      <w:start w:val="1"/>
      <w:numFmt w:val="lowerLetter"/>
      <w:lvlText w:val="%5."/>
      <w:lvlJc w:val="left"/>
      <w:pPr>
        <w:ind w:left="3600" w:hanging="360"/>
      </w:pPr>
    </w:lvl>
    <w:lvl w:ilvl="5" w:tplc="8ABA956A">
      <w:start w:val="1"/>
      <w:numFmt w:val="lowerRoman"/>
      <w:lvlText w:val="%6."/>
      <w:lvlJc w:val="right"/>
      <w:pPr>
        <w:ind w:left="4320" w:hanging="180"/>
      </w:pPr>
    </w:lvl>
    <w:lvl w:ilvl="6" w:tplc="7916E7A2">
      <w:start w:val="1"/>
      <w:numFmt w:val="decimal"/>
      <w:lvlText w:val="%7."/>
      <w:lvlJc w:val="left"/>
      <w:pPr>
        <w:ind w:left="5040" w:hanging="360"/>
      </w:pPr>
    </w:lvl>
    <w:lvl w:ilvl="7" w:tplc="DA94FB42">
      <w:start w:val="1"/>
      <w:numFmt w:val="lowerLetter"/>
      <w:lvlText w:val="%8."/>
      <w:lvlJc w:val="left"/>
      <w:pPr>
        <w:ind w:left="5760" w:hanging="360"/>
      </w:pPr>
    </w:lvl>
    <w:lvl w:ilvl="8" w:tplc="B4C20A72">
      <w:start w:val="1"/>
      <w:numFmt w:val="lowerRoman"/>
      <w:lvlText w:val="%9."/>
      <w:lvlJc w:val="right"/>
      <w:pPr>
        <w:ind w:left="6480" w:hanging="180"/>
      </w:pPr>
    </w:lvl>
  </w:abstractNum>
  <w:abstractNum w:abstractNumId="34" w15:restartNumberingAfterBreak="0">
    <w:nsid w:val="7C977630"/>
    <w:multiLevelType w:val="hybridMultilevel"/>
    <w:tmpl w:val="CFEE6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270988">
    <w:abstractNumId w:val="8"/>
  </w:num>
  <w:num w:numId="2" w16cid:durableId="1002661454">
    <w:abstractNumId w:val="14"/>
  </w:num>
  <w:num w:numId="3" w16cid:durableId="1030881862">
    <w:abstractNumId w:val="15"/>
  </w:num>
  <w:num w:numId="4" w16cid:durableId="1094742945">
    <w:abstractNumId w:val="16"/>
  </w:num>
  <w:num w:numId="5" w16cid:durableId="1185824398">
    <w:abstractNumId w:val="1"/>
  </w:num>
  <w:num w:numId="6" w16cid:durableId="1200977211">
    <w:abstractNumId w:val="13"/>
  </w:num>
  <w:num w:numId="7" w16cid:durableId="122046221">
    <w:abstractNumId w:val="22"/>
  </w:num>
  <w:num w:numId="8" w16cid:durableId="1382821196">
    <w:abstractNumId w:val="31"/>
  </w:num>
  <w:num w:numId="9" w16cid:durableId="1390691153">
    <w:abstractNumId w:val="2"/>
  </w:num>
  <w:num w:numId="10" w16cid:durableId="1415930846">
    <w:abstractNumId w:val="30"/>
  </w:num>
  <w:num w:numId="11" w16cid:durableId="1450274101">
    <w:abstractNumId w:val="12"/>
  </w:num>
  <w:num w:numId="12" w16cid:durableId="1464613036">
    <w:abstractNumId w:val="19"/>
  </w:num>
  <w:num w:numId="13" w16cid:durableId="1526554165">
    <w:abstractNumId w:val="25"/>
  </w:num>
  <w:num w:numId="14" w16cid:durableId="1613509727">
    <w:abstractNumId w:val="23"/>
  </w:num>
  <w:num w:numId="15" w16cid:durableId="1730956077">
    <w:abstractNumId w:val="18"/>
  </w:num>
  <w:num w:numId="16" w16cid:durableId="1745564174">
    <w:abstractNumId w:val="5"/>
  </w:num>
  <w:num w:numId="17" w16cid:durableId="1974098514">
    <w:abstractNumId w:val="21"/>
  </w:num>
  <w:num w:numId="18" w16cid:durableId="2136673192">
    <w:abstractNumId w:val="33"/>
  </w:num>
  <w:num w:numId="19" w16cid:durableId="255334470">
    <w:abstractNumId w:val="26"/>
  </w:num>
  <w:num w:numId="20" w16cid:durableId="339359369">
    <w:abstractNumId w:val="4"/>
  </w:num>
  <w:num w:numId="21" w16cid:durableId="351760672">
    <w:abstractNumId w:val="11"/>
  </w:num>
  <w:num w:numId="22" w16cid:durableId="352997440">
    <w:abstractNumId w:val="3"/>
  </w:num>
  <w:num w:numId="23" w16cid:durableId="368453428">
    <w:abstractNumId w:val="28"/>
  </w:num>
  <w:num w:numId="24" w16cid:durableId="458108177">
    <w:abstractNumId w:val="9"/>
  </w:num>
  <w:num w:numId="25" w16cid:durableId="556937668">
    <w:abstractNumId w:val="7"/>
  </w:num>
  <w:num w:numId="26" w16cid:durableId="649942675">
    <w:abstractNumId w:val="29"/>
  </w:num>
  <w:num w:numId="27" w16cid:durableId="83696562">
    <w:abstractNumId w:val="32"/>
  </w:num>
  <w:num w:numId="28" w16cid:durableId="838470227">
    <w:abstractNumId w:val="17"/>
  </w:num>
  <w:num w:numId="29" w16cid:durableId="876086829">
    <w:abstractNumId w:val="6"/>
  </w:num>
  <w:num w:numId="30" w16cid:durableId="876354930">
    <w:abstractNumId w:val="24"/>
  </w:num>
  <w:num w:numId="31" w16cid:durableId="909390352">
    <w:abstractNumId w:val="0"/>
  </w:num>
  <w:num w:numId="32" w16cid:durableId="923032465">
    <w:abstractNumId w:val="20"/>
  </w:num>
  <w:num w:numId="33" w16cid:durableId="936446069">
    <w:abstractNumId w:val="10"/>
  </w:num>
  <w:num w:numId="34" w16cid:durableId="990791790">
    <w:abstractNumId w:val="27"/>
  </w:num>
  <w:num w:numId="35" w16cid:durableId="1282802563">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an Ngo-Tran">
    <w15:presenceInfo w15:providerId="AD" w15:userId="S::luan8560@nd-dtm.com::2ea9db26-6117-4594-81d4-75e7a6097bfe"/>
  </w15:person>
  <w15:person w15:author="Anh Trương">
    <w15:presenceInfo w15:providerId="AD" w15:userId="S::anh8158@nd-dtm.com::0c9b3872-3696-4530-869f-8b2005cba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92"/>
    <w:rsid w:val="000020C5"/>
    <w:rsid w:val="0002647A"/>
    <w:rsid w:val="000307A3"/>
    <w:rsid w:val="000317E7"/>
    <w:rsid w:val="00031FE4"/>
    <w:rsid w:val="00033348"/>
    <w:rsid w:val="000404C2"/>
    <w:rsid w:val="00060A21"/>
    <w:rsid w:val="000750B7"/>
    <w:rsid w:val="00087567"/>
    <w:rsid w:val="00091C37"/>
    <w:rsid w:val="00097898"/>
    <w:rsid w:val="000A0D6C"/>
    <w:rsid w:val="000A132B"/>
    <w:rsid w:val="000A30D5"/>
    <w:rsid w:val="000B785C"/>
    <w:rsid w:val="000C3744"/>
    <w:rsid w:val="000C3D29"/>
    <w:rsid w:val="000D1722"/>
    <w:rsid w:val="000D736D"/>
    <w:rsid w:val="000D77F4"/>
    <w:rsid w:val="000E2A01"/>
    <w:rsid w:val="000E6F5D"/>
    <w:rsid w:val="000F20E9"/>
    <w:rsid w:val="001033A8"/>
    <w:rsid w:val="00114845"/>
    <w:rsid w:val="00121658"/>
    <w:rsid w:val="00126976"/>
    <w:rsid w:val="00132423"/>
    <w:rsid w:val="0013722B"/>
    <w:rsid w:val="001429AF"/>
    <w:rsid w:val="001439EE"/>
    <w:rsid w:val="001472E3"/>
    <w:rsid w:val="001519C8"/>
    <w:rsid w:val="00164078"/>
    <w:rsid w:val="001701B5"/>
    <w:rsid w:val="00172AFB"/>
    <w:rsid w:val="00172CBB"/>
    <w:rsid w:val="00173610"/>
    <w:rsid w:val="001803C8"/>
    <w:rsid w:val="00182FAA"/>
    <w:rsid w:val="00195CEC"/>
    <w:rsid w:val="00197DE6"/>
    <w:rsid w:val="001A3853"/>
    <w:rsid w:val="001A504C"/>
    <w:rsid w:val="001B29F8"/>
    <w:rsid w:val="001B2A66"/>
    <w:rsid w:val="001B3B19"/>
    <w:rsid w:val="001B67D8"/>
    <w:rsid w:val="001C0A8C"/>
    <w:rsid w:val="001C0FB5"/>
    <w:rsid w:val="001C49C2"/>
    <w:rsid w:val="001C5BAC"/>
    <w:rsid w:val="001D28BE"/>
    <w:rsid w:val="001E1483"/>
    <w:rsid w:val="001F3A06"/>
    <w:rsid w:val="0020676C"/>
    <w:rsid w:val="0021659F"/>
    <w:rsid w:val="002367CF"/>
    <w:rsid w:val="002510AE"/>
    <w:rsid w:val="00261C7F"/>
    <w:rsid w:val="002665A9"/>
    <w:rsid w:val="002803C8"/>
    <w:rsid w:val="00284C21"/>
    <w:rsid w:val="002A0089"/>
    <w:rsid w:val="002A346A"/>
    <w:rsid w:val="002B031F"/>
    <w:rsid w:val="002C2561"/>
    <w:rsid w:val="002C54B8"/>
    <w:rsid w:val="002C650F"/>
    <w:rsid w:val="002D2E2B"/>
    <w:rsid w:val="002D33CA"/>
    <w:rsid w:val="002D3E50"/>
    <w:rsid w:val="002D7AB1"/>
    <w:rsid w:val="002E612A"/>
    <w:rsid w:val="002E6787"/>
    <w:rsid w:val="002E743A"/>
    <w:rsid w:val="002E7852"/>
    <w:rsid w:val="002E7F85"/>
    <w:rsid w:val="002F16A8"/>
    <w:rsid w:val="003011A3"/>
    <w:rsid w:val="00310A61"/>
    <w:rsid w:val="003171CE"/>
    <w:rsid w:val="00324380"/>
    <w:rsid w:val="00325CAF"/>
    <w:rsid w:val="00325F9E"/>
    <w:rsid w:val="00347446"/>
    <w:rsid w:val="00355116"/>
    <w:rsid w:val="00367B49"/>
    <w:rsid w:val="00380024"/>
    <w:rsid w:val="00386EAF"/>
    <w:rsid w:val="003A0361"/>
    <w:rsid w:val="003A3378"/>
    <w:rsid w:val="003A45ED"/>
    <w:rsid w:val="003B3DFE"/>
    <w:rsid w:val="003B5DC2"/>
    <w:rsid w:val="003C28A7"/>
    <w:rsid w:val="003E050C"/>
    <w:rsid w:val="003E11D2"/>
    <w:rsid w:val="003E52EF"/>
    <w:rsid w:val="003E740B"/>
    <w:rsid w:val="003F2D73"/>
    <w:rsid w:val="003F7448"/>
    <w:rsid w:val="00403F29"/>
    <w:rsid w:val="00405D88"/>
    <w:rsid w:val="00415118"/>
    <w:rsid w:val="004170D0"/>
    <w:rsid w:val="004208A1"/>
    <w:rsid w:val="00423933"/>
    <w:rsid w:val="00433AD4"/>
    <w:rsid w:val="004364D4"/>
    <w:rsid w:val="00437719"/>
    <w:rsid w:val="00444555"/>
    <w:rsid w:val="0045424B"/>
    <w:rsid w:val="00473F60"/>
    <w:rsid w:val="004A4933"/>
    <w:rsid w:val="004B0E87"/>
    <w:rsid w:val="004B112D"/>
    <w:rsid w:val="004B1E05"/>
    <w:rsid w:val="004B483B"/>
    <w:rsid w:val="004B4EF0"/>
    <w:rsid w:val="004B796F"/>
    <w:rsid w:val="004C29D5"/>
    <w:rsid w:val="004C467B"/>
    <w:rsid w:val="004C51A7"/>
    <w:rsid w:val="004C624C"/>
    <w:rsid w:val="004C725B"/>
    <w:rsid w:val="004C7538"/>
    <w:rsid w:val="004C7E3D"/>
    <w:rsid w:val="004D0E63"/>
    <w:rsid w:val="004D3B2C"/>
    <w:rsid w:val="004E2D0F"/>
    <w:rsid w:val="004F2321"/>
    <w:rsid w:val="004F414F"/>
    <w:rsid w:val="00503C61"/>
    <w:rsid w:val="00503E9D"/>
    <w:rsid w:val="00513B5A"/>
    <w:rsid w:val="0051439A"/>
    <w:rsid w:val="00514C38"/>
    <w:rsid w:val="0052339D"/>
    <w:rsid w:val="00523B49"/>
    <w:rsid w:val="00525397"/>
    <w:rsid w:val="00530774"/>
    <w:rsid w:val="00530D5B"/>
    <w:rsid w:val="00545188"/>
    <w:rsid w:val="005501CA"/>
    <w:rsid w:val="00553B0D"/>
    <w:rsid w:val="00561AAE"/>
    <w:rsid w:val="0057544D"/>
    <w:rsid w:val="00580956"/>
    <w:rsid w:val="00583957"/>
    <w:rsid w:val="0058785D"/>
    <w:rsid w:val="00596B8B"/>
    <w:rsid w:val="005A6F47"/>
    <w:rsid w:val="005B3DEC"/>
    <w:rsid w:val="005C6CC9"/>
    <w:rsid w:val="005D3105"/>
    <w:rsid w:val="005D5E20"/>
    <w:rsid w:val="005D637E"/>
    <w:rsid w:val="005E0852"/>
    <w:rsid w:val="005E0AD3"/>
    <w:rsid w:val="005F6C86"/>
    <w:rsid w:val="00601F1B"/>
    <w:rsid w:val="0061042D"/>
    <w:rsid w:val="00621442"/>
    <w:rsid w:val="00635612"/>
    <w:rsid w:val="00641A54"/>
    <w:rsid w:val="00644F89"/>
    <w:rsid w:val="00647F25"/>
    <w:rsid w:val="006558B7"/>
    <w:rsid w:val="00655A85"/>
    <w:rsid w:val="00660E54"/>
    <w:rsid w:val="00661657"/>
    <w:rsid w:val="00663102"/>
    <w:rsid w:val="00670202"/>
    <w:rsid w:val="006720E0"/>
    <w:rsid w:val="00674F23"/>
    <w:rsid w:val="0067562B"/>
    <w:rsid w:val="0067E6C1"/>
    <w:rsid w:val="006A27F6"/>
    <w:rsid w:val="006A4397"/>
    <w:rsid w:val="006B3921"/>
    <w:rsid w:val="006B7E91"/>
    <w:rsid w:val="006C45B2"/>
    <w:rsid w:val="006D202C"/>
    <w:rsid w:val="006D3337"/>
    <w:rsid w:val="006E6BA5"/>
    <w:rsid w:val="006E768A"/>
    <w:rsid w:val="006F2494"/>
    <w:rsid w:val="00700530"/>
    <w:rsid w:val="00701411"/>
    <w:rsid w:val="00703BA5"/>
    <w:rsid w:val="0070435C"/>
    <w:rsid w:val="00736248"/>
    <w:rsid w:val="007374F6"/>
    <w:rsid w:val="0074325C"/>
    <w:rsid w:val="00743598"/>
    <w:rsid w:val="00743CEE"/>
    <w:rsid w:val="00744EA8"/>
    <w:rsid w:val="00766C21"/>
    <w:rsid w:val="00770EC9"/>
    <w:rsid w:val="00775A9F"/>
    <w:rsid w:val="00787A52"/>
    <w:rsid w:val="007A6820"/>
    <w:rsid w:val="007A6DFD"/>
    <w:rsid w:val="007A6F7E"/>
    <w:rsid w:val="007B037E"/>
    <w:rsid w:val="007B1768"/>
    <w:rsid w:val="007B6256"/>
    <w:rsid w:val="007C5192"/>
    <w:rsid w:val="007D00DB"/>
    <w:rsid w:val="007D69F4"/>
    <w:rsid w:val="007E0225"/>
    <w:rsid w:val="007F1CB7"/>
    <w:rsid w:val="0082183D"/>
    <w:rsid w:val="00821993"/>
    <w:rsid w:val="0082224D"/>
    <w:rsid w:val="00843789"/>
    <w:rsid w:val="00843D03"/>
    <w:rsid w:val="00851D89"/>
    <w:rsid w:val="00852948"/>
    <w:rsid w:val="00854506"/>
    <w:rsid w:val="00857CFB"/>
    <w:rsid w:val="00862040"/>
    <w:rsid w:val="0086231D"/>
    <w:rsid w:val="00874E7D"/>
    <w:rsid w:val="00892A83"/>
    <w:rsid w:val="00896DC6"/>
    <w:rsid w:val="008B1CB9"/>
    <w:rsid w:val="008C048E"/>
    <w:rsid w:val="008C5499"/>
    <w:rsid w:val="008C54C8"/>
    <w:rsid w:val="008C77EE"/>
    <w:rsid w:val="008D456B"/>
    <w:rsid w:val="008F0863"/>
    <w:rsid w:val="008F1D06"/>
    <w:rsid w:val="008F3D09"/>
    <w:rsid w:val="008F7FDE"/>
    <w:rsid w:val="0090043C"/>
    <w:rsid w:val="00903F58"/>
    <w:rsid w:val="00910234"/>
    <w:rsid w:val="0093443D"/>
    <w:rsid w:val="00936C22"/>
    <w:rsid w:val="00950417"/>
    <w:rsid w:val="0095115F"/>
    <w:rsid w:val="009710D8"/>
    <w:rsid w:val="00972EC7"/>
    <w:rsid w:val="00976319"/>
    <w:rsid w:val="00977EE3"/>
    <w:rsid w:val="009F1D9E"/>
    <w:rsid w:val="00A03C16"/>
    <w:rsid w:val="00A048E2"/>
    <w:rsid w:val="00A16103"/>
    <w:rsid w:val="00A17690"/>
    <w:rsid w:val="00A25AC3"/>
    <w:rsid w:val="00A54622"/>
    <w:rsid w:val="00A54660"/>
    <w:rsid w:val="00A57A96"/>
    <w:rsid w:val="00A600F3"/>
    <w:rsid w:val="00A6190B"/>
    <w:rsid w:val="00A649E4"/>
    <w:rsid w:val="00A76A66"/>
    <w:rsid w:val="00A90C00"/>
    <w:rsid w:val="00AB5F86"/>
    <w:rsid w:val="00AD130A"/>
    <w:rsid w:val="00AE2646"/>
    <w:rsid w:val="00AE4378"/>
    <w:rsid w:val="00AE57FD"/>
    <w:rsid w:val="00AF5834"/>
    <w:rsid w:val="00AF6D2F"/>
    <w:rsid w:val="00AF7E09"/>
    <w:rsid w:val="00B012E5"/>
    <w:rsid w:val="00B11128"/>
    <w:rsid w:val="00B274D2"/>
    <w:rsid w:val="00B44F3E"/>
    <w:rsid w:val="00B4533F"/>
    <w:rsid w:val="00B46524"/>
    <w:rsid w:val="00B606AC"/>
    <w:rsid w:val="00B73242"/>
    <w:rsid w:val="00B773FC"/>
    <w:rsid w:val="00B807A4"/>
    <w:rsid w:val="00B847D8"/>
    <w:rsid w:val="00B848F3"/>
    <w:rsid w:val="00B851BD"/>
    <w:rsid w:val="00B91B35"/>
    <w:rsid w:val="00BA0DD2"/>
    <w:rsid w:val="00BA4105"/>
    <w:rsid w:val="00BA42B4"/>
    <w:rsid w:val="00BC0687"/>
    <w:rsid w:val="00BC5614"/>
    <w:rsid w:val="00BD47A7"/>
    <w:rsid w:val="00BE2435"/>
    <w:rsid w:val="00BE421B"/>
    <w:rsid w:val="00BE6CCD"/>
    <w:rsid w:val="00BE79C3"/>
    <w:rsid w:val="00BF3286"/>
    <w:rsid w:val="00BF48CC"/>
    <w:rsid w:val="00C03844"/>
    <w:rsid w:val="00C0513A"/>
    <w:rsid w:val="00C0591A"/>
    <w:rsid w:val="00C11117"/>
    <w:rsid w:val="00C26284"/>
    <w:rsid w:val="00C26833"/>
    <w:rsid w:val="00C31643"/>
    <w:rsid w:val="00C41391"/>
    <w:rsid w:val="00C52A4D"/>
    <w:rsid w:val="00C565A6"/>
    <w:rsid w:val="00C60171"/>
    <w:rsid w:val="00C6456B"/>
    <w:rsid w:val="00C71A88"/>
    <w:rsid w:val="00C7221A"/>
    <w:rsid w:val="00C80E8D"/>
    <w:rsid w:val="00C8387A"/>
    <w:rsid w:val="00C86F4B"/>
    <w:rsid w:val="00C92EEB"/>
    <w:rsid w:val="00CA0F81"/>
    <w:rsid w:val="00CA1262"/>
    <w:rsid w:val="00CA28E1"/>
    <w:rsid w:val="00CA4388"/>
    <w:rsid w:val="00CC0E7D"/>
    <w:rsid w:val="00CC27CD"/>
    <w:rsid w:val="00CD0084"/>
    <w:rsid w:val="00CD38DC"/>
    <w:rsid w:val="00CE077F"/>
    <w:rsid w:val="00CE2C53"/>
    <w:rsid w:val="00CE3044"/>
    <w:rsid w:val="00CE4BDB"/>
    <w:rsid w:val="00CF15B6"/>
    <w:rsid w:val="00CF4A3E"/>
    <w:rsid w:val="00CF6EDA"/>
    <w:rsid w:val="00D02F62"/>
    <w:rsid w:val="00D10392"/>
    <w:rsid w:val="00D120F6"/>
    <w:rsid w:val="00D1477A"/>
    <w:rsid w:val="00D31DC1"/>
    <w:rsid w:val="00D37863"/>
    <w:rsid w:val="00D4006F"/>
    <w:rsid w:val="00D44C46"/>
    <w:rsid w:val="00D44D5F"/>
    <w:rsid w:val="00D5427B"/>
    <w:rsid w:val="00D543C9"/>
    <w:rsid w:val="00D5523D"/>
    <w:rsid w:val="00D61F9F"/>
    <w:rsid w:val="00D74BB6"/>
    <w:rsid w:val="00D9015C"/>
    <w:rsid w:val="00DB6B81"/>
    <w:rsid w:val="00DC221B"/>
    <w:rsid w:val="00DC2E89"/>
    <w:rsid w:val="00DD446D"/>
    <w:rsid w:val="00DE418E"/>
    <w:rsid w:val="00DF114F"/>
    <w:rsid w:val="00E06CD1"/>
    <w:rsid w:val="00E07AD1"/>
    <w:rsid w:val="00E33240"/>
    <w:rsid w:val="00E35776"/>
    <w:rsid w:val="00E365B1"/>
    <w:rsid w:val="00E41B16"/>
    <w:rsid w:val="00E47067"/>
    <w:rsid w:val="00E53718"/>
    <w:rsid w:val="00E54DAE"/>
    <w:rsid w:val="00E618ED"/>
    <w:rsid w:val="00E6506B"/>
    <w:rsid w:val="00E725B7"/>
    <w:rsid w:val="00E858A4"/>
    <w:rsid w:val="00E92CC5"/>
    <w:rsid w:val="00E96F72"/>
    <w:rsid w:val="00EC57D1"/>
    <w:rsid w:val="00EC5BA7"/>
    <w:rsid w:val="00EE5139"/>
    <w:rsid w:val="00EE6588"/>
    <w:rsid w:val="00EF4310"/>
    <w:rsid w:val="00EF5675"/>
    <w:rsid w:val="00EF6212"/>
    <w:rsid w:val="00F01B08"/>
    <w:rsid w:val="00F04AA0"/>
    <w:rsid w:val="00F4519D"/>
    <w:rsid w:val="00F51219"/>
    <w:rsid w:val="00F525C4"/>
    <w:rsid w:val="00F63A93"/>
    <w:rsid w:val="00F7089E"/>
    <w:rsid w:val="00F74E35"/>
    <w:rsid w:val="00F84545"/>
    <w:rsid w:val="00FA00A5"/>
    <w:rsid w:val="00FA02BE"/>
    <w:rsid w:val="00FB283F"/>
    <w:rsid w:val="00FB32EC"/>
    <w:rsid w:val="00FB3763"/>
    <w:rsid w:val="00FB4853"/>
    <w:rsid w:val="00FB6045"/>
    <w:rsid w:val="00FC1A84"/>
    <w:rsid w:val="00FC2E1E"/>
    <w:rsid w:val="00FD0295"/>
    <w:rsid w:val="00FE7BA8"/>
    <w:rsid w:val="00FF2BA0"/>
    <w:rsid w:val="00FF5E60"/>
    <w:rsid w:val="00FF722C"/>
    <w:rsid w:val="01DE8A2D"/>
    <w:rsid w:val="02145E03"/>
    <w:rsid w:val="026513F6"/>
    <w:rsid w:val="02687BB3"/>
    <w:rsid w:val="02B974EF"/>
    <w:rsid w:val="03C0FE82"/>
    <w:rsid w:val="06C0B2DF"/>
    <w:rsid w:val="07911F11"/>
    <w:rsid w:val="094BE807"/>
    <w:rsid w:val="0A354838"/>
    <w:rsid w:val="0AE3D26E"/>
    <w:rsid w:val="0FE93BFC"/>
    <w:rsid w:val="103417DC"/>
    <w:rsid w:val="1043DE7D"/>
    <w:rsid w:val="1152160E"/>
    <w:rsid w:val="11A96763"/>
    <w:rsid w:val="1209690A"/>
    <w:rsid w:val="124D3F6F"/>
    <w:rsid w:val="1323A7BC"/>
    <w:rsid w:val="138DFACC"/>
    <w:rsid w:val="141F8291"/>
    <w:rsid w:val="1481BC0D"/>
    <w:rsid w:val="16B8E3F4"/>
    <w:rsid w:val="170D351E"/>
    <w:rsid w:val="1779E70E"/>
    <w:rsid w:val="1824AB3F"/>
    <w:rsid w:val="1891DC6F"/>
    <w:rsid w:val="1A0669B2"/>
    <w:rsid w:val="1B4719A7"/>
    <w:rsid w:val="1C325246"/>
    <w:rsid w:val="1CD5F627"/>
    <w:rsid w:val="1CF03600"/>
    <w:rsid w:val="1DD60C59"/>
    <w:rsid w:val="1E82F76A"/>
    <w:rsid w:val="1F1A15E0"/>
    <w:rsid w:val="1FBFCD01"/>
    <w:rsid w:val="2157078C"/>
    <w:rsid w:val="21D04160"/>
    <w:rsid w:val="2217678E"/>
    <w:rsid w:val="2238F54C"/>
    <w:rsid w:val="229CD139"/>
    <w:rsid w:val="230A4862"/>
    <w:rsid w:val="232D12AF"/>
    <w:rsid w:val="234CDA7D"/>
    <w:rsid w:val="259D2BA7"/>
    <w:rsid w:val="25CC791A"/>
    <w:rsid w:val="2705B8C8"/>
    <w:rsid w:val="27561A3C"/>
    <w:rsid w:val="276EC9E8"/>
    <w:rsid w:val="283564C1"/>
    <w:rsid w:val="296552E5"/>
    <w:rsid w:val="29A18339"/>
    <w:rsid w:val="29F47821"/>
    <w:rsid w:val="2A7C5CFC"/>
    <w:rsid w:val="2B50C96A"/>
    <w:rsid w:val="2BA19AAD"/>
    <w:rsid w:val="2BC84E66"/>
    <w:rsid w:val="2ED68593"/>
    <w:rsid w:val="30037B0E"/>
    <w:rsid w:val="30812FBA"/>
    <w:rsid w:val="3114A5C7"/>
    <w:rsid w:val="313C2310"/>
    <w:rsid w:val="31D6B577"/>
    <w:rsid w:val="32A49B74"/>
    <w:rsid w:val="32F5CA8E"/>
    <w:rsid w:val="3417B362"/>
    <w:rsid w:val="3452FB78"/>
    <w:rsid w:val="34B949FC"/>
    <w:rsid w:val="355E07E4"/>
    <w:rsid w:val="364B4AC5"/>
    <w:rsid w:val="3665A37E"/>
    <w:rsid w:val="3677503D"/>
    <w:rsid w:val="376D5010"/>
    <w:rsid w:val="37966381"/>
    <w:rsid w:val="37EFB10F"/>
    <w:rsid w:val="3820D248"/>
    <w:rsid w:val="386DA77D"/>
    <w:rsid w:val="38B5B7F7"/>
    <w:rsid w:val="39545AF7"/>
    <w:rsid w:val="39D664B5"/>
    <w:rsid w:val="3ACB1236"/>
    <w:rsid w:val="3BB08594"/>
    <w:rsid w:val="3BE48BC4"/>
    <w:rsid w:val="3BF1AC35"/>
    <w:rsid w:val="3C1B0C22"/>
    <w:rsid w:val="3C3FCD84"/>
    <w:rsid w:val="3C94DC76"/>
    <w:rsid w:val="3CD5F533"/>
    <w:rsid w:val="3CF5197C"/>
    <w:rsid w:val="3D70BE0B"/>
    <w:rsid w:val="3DBBA1F2"/>
    <w:rsid w:val="3E663160"/>
    <w:rsid w:val="3EC3A14C"/>
    <w:rsid w:val="3F257E94"/>
    <w:rsid w:val="3FB37ABB"/>
    <w:rsid w:val="4050F18E"/>
    <w:rsid w:val="4091CD25"/>
    <w:rsid w:val="428AF5A1"/>
    <w:rsid w:val="43903046"/>
    <w:rsid w:val="449B3ECE"/>
    <w:rsid w:val="453F082C"/>
    <w:rsid w:val="455AEB87"/>
    <w:rsid w:val="45971AFE"/>
    <w:rsid w:val="46A5D96F"/>
    <w:rsid w:val="486FB148"/>
    <w:rsid w:val="48C0836C"/>
    <w:rsid w:val="48FE8593"/>
    <w:rsid w:val="49FF8CCD"/>
    <w:rsid w:val="4A8FDE34"/>
    <w:rsid w:val="4B09340D"/>
    <w:rsid w:val="4B27D40D"/>
    <w:rsid w:val="4B3F4EEA"/>
    <w:rsid w:val="4B6286AB"/>
    <w:rsid w:val="4BAB70E0"/>
    <w:rsid w:val="4D942116"/>
    <w:rsid w:val="4DF8E881"/>
    <w:rsid w:val="4E2306A0"/>
    <w:rsid w:val="4E8E4F5C"/>
    <w:rsid w:val="4F2EB16D"/>
    <w:rsid w:val="4F88A74F"/>
    <w:rsid w:val="4FD46A60"/>
    <w:rsid w:val="502D881D"/>
    <w:rsid w:val="5321311F"/>
    <w:rsid w:val="5361DBAB"/>
    <w:rsid w:val="536385BC"/>
    <w:rsid w:val="53A6B8D9"/>
    <w:rsid w:val="53B3B876"/>
    <w:rsid w:val="54266096"/>
    <w:rsid w:val="54A1776B"/>
    <w:rsid w:val="55AAA6A5"/>
    <w:rsid w:val="56D48FBF"/>
    <w:rsid w:val="579E3C7D"/>
    <w:rsid w:val="58C7586A"/>
    <w:rsid w:val="5982FCAD"/>
    <w:rsid w:val="5B0C324C"/>
    <w:rsid w:val="5BA3BAA9"/>
    <w:rsid w:val="5BBE0F52"/>
    <w:rsid w:val="5BCD0CCC"/>
    <w:rsid w:val="5BDB33C6"/>
    <w:rsid w:val="5BE6B386"/>
    <w:rsid w:val="5C5C5CC3"/>
    <w:rsid w:val="5C5CA339"/>
    <w:rsid w:val="5D13987D"/>
    <w:rsid w:val="604BCD92"/>
    <w:rsid w:val="60F2D6D9"/>
    <w:rsid w:val="618B40A4"/>
    <w:rsid w:val="61F5F9D7"/>
    <w:rsid w:val="62B3F4AB"/>
    <w:rsid w:val="62C02DD9"/>
    <w:rsid w:val="6741D865"/>
    <w:rsid w:val="67C4CEE0"/>
    <w:rsid w:val="683D66AD"/>
    <w:rsid w:val="68BC3308"/>
    <w:rsid w:val="68EEFAB6"/>
    <w:rsid w:val="692DF93A"/>
    <w:rsid w:val="692E0021"/>
    <w:rsid w:val="6AC45D2E"/>
    <w:rsid w:val="6B6C90F8"/>
    <w:rsid w:val="6E12C97B"/>
    <w:rsid w:val="6E79AFC5"/>
    <w:rsid w:val="6E929F60"/>
    <w:rsid w:val="6F0E4CF7"/>
    <w:rsid w:val="6F9BFAB4"/>
    <w:rsid w:val="70CC4CAF"/>
    <w:rsid w:val="71801E2F"/>
    <w:rsid w:val="72EBE9E7"/>
    <w:rsid w:val="740454FF"/>
    <w:rsid w:val="746EE1FE"/>
    <w:rsid w:val="757B66AE"/>
    <w:rsid w:val="758DAF5C"/>
    <w:rsid w:val="76C85EE8"/>
    <w:rsid w:val="76D3D870"/>
    <w:rsid w:val="7793D5CE"/>
    <w:rsid w:val="779811D1"/>
    <w:rsid w:val="77F6270C"/>
    <w:rsid w:val="7AE11044"/>
    <w:rsid w:val="7C1CBFF9"/>
    <w:rsid w:val="7DC6E15F"/>
    <w:rsid w:val="7DEE7CB3"/>
    <w:rsid w:val="7E39E339"/>
    <w:rsid w:val="7E8D4E39"/>
    <w:rsid w:val="7F656B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17A9"/>
  <w15:chartTrackingRefBased/>
  <w15:docId w15:val="{6AE1CCF2-C7AF-4BD3-B813-A60B8531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CD"/>
    <w:pPr>
      <w:spacing w:before="120" w:after="120"/>
    </w:pPr>
  </w:style>
  <w:style w:type="paragraph" w:styleId="Heading1">
    <w:name w:val="heading 1"/>
    <w:basedOn w:val="Normal"/>
    <w:next w:val="Normal"/>
    <w:link w:val="Heading1Char"/>
    <w:uiPriority w:val="9"/>
    <w:qFormat/>
    <w:rsid w:val="00D10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92"/>
    <w:rPr>
      <w:rFonts w:eastAsiaTheme="majorEastAsia" w:cstheme="majorBidi"/>
      <w:color w:val="272727" w:themeColor="text1" w:themeTint="D8"/>
    </w:rPr>
  </w:style>
  <w:style w:type="paragraph" w:styleId="Title">
    <w:name w:val="Title"/>
    <w:basedOn w:val="Normal"/>
    <w:next w:val="Normal"/>
    <w:link w:val="TitleChar"/>
    <w:uiPriority w:val="10"/>
    <w:qFormat/>
    <w:rsid w:val="00743598"/>
    <w:pPr>
      <w:spacing w:after="80" w:line="240" w:lineRule="auto"/>
      <w:contextualSpacing/>
    </w:pPr>
    <w:rPr>
      <w:rFonts w:asciiTheme="majorHAnsi" w:eastAsiaTheme="majorEastAsia" w:hAnsiTheme="majorHAnsi" w:cstheme="majorBidi"/>
      <w:kern w:val="0"/>
      <w:sz w:val="56"/>
      <w:szCs w:val="56"/>
    </w:rPr>
  </w:style>
  <w:style w:type="character" w:customStyle="1" w:styleId="TitleChar">
    <w:name w:val="Title Char"/>
    <w:basedOn w:val="DefaultParagraphFont"/>
    <w:link w:val="Title"/>
    <w:uiPriority w:val="10"/>
    <w:rsid w:val="00743598"/>
    <w:rPr>
      <w:rFonts w:asciiTheme="majorHAnsi" w:eastAsiaTheme="majorEastAsia" w:hAnsiTheme="majorHAnsi" w:cstheme="majorBidi"/>
      <w:kern w:val="0"/>
      <w:sz w:val="56"/>
      <w:szCs w:val="56"/>
    </w:rPr>
  </w:style>
  <w:style w:type="paragraph" w:styleId="Subtitle">
    <w:name w:val="Subtitle"/>
    <w:basedOn w:val="Normal"/>
    <w:next w:val="Normal"/>
    <w:link w:val="SubtitleChar"/>
    <w:uiPriority w:val="11"/>
    <w:qFormat/>
    <w:rsid w:val="00D1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92"/>
    <w:pPr>
      <w:spacing w:before="160"/>
      <w:jc w:val="center"/>
    </w:pPr>
    <w:rPr>
      <w:i/>
      <w:iCs/>
      <w:color w:val="404040" w:themeColor="text1" w:themeTint="BF"/>
    </w:rPr>
  </w:style>
  <w:style w:type="character" w:customStyle="1" w:styleId="QuoteChar">
    <w:name w:val="Quote Char"/>
    <w:basedOn w:val="DefaultParagraphFont"/>
    <w:link w:val="Quote"/>
    <w:uiPriority w:val="29"/>
    <w:rsid w:val="00D10392"/>
    <w:rPr>
      <w:i/>
      <w:iCs/>
      <w:color w:val="404040" w:themeColor="text1" w:themeTint="BF"/>
    </w:rPr>
  </w:style>
  <w:style w:type="paragraph" w:styleId="ListParagraph">
    <w:name w:val="List Paragraph"/>
    <w:basedOn w:val="Normal"/>
    <w:uiPriority w:val="34"/>
    <w:qFormat/>
    <w:rsid w:val="00D10392"/>
    <w:pPr>
      <w:ind w:left="720"/>
      <w:contextualSpacing/>
    </w:pPr>
  </w:style>
  <w:style w:type="character" w:styleId="IntenseEmphasis">
    <w:name w:val="Intense Emphasis"/>
    <w:basedOn w:val="DefaultParagraphFont"/>
    <w:uiPriority w:val="21"/>
    <w:qFormat/>
    <w:rsid w:val="00D10392"/>
    <w:rPr>
      <w:i/>
      <w:iCs/>
      <w:color w:val="0F4761" w:themeColor="accent1" w:themeShade="BF"/>
    </w:rPr>
  </w:style>
  <w:style w:type="paragraph" w:styleId="IntenseQuote">
    <w:name w:val="Intense Quote"/>
    <w:basedOn w:val="Normal"/>
    <w:next w:val="Normal"/>
    <w:link w:val="IntenseQuoteChar"/>
    <w:uiPriority w:val="30"/>
    <w:qFormat/>
    <w:rsid w:val="00D10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92"/>
    <w:rPr>
      <w:i/>
      <w:iCs/>
      <w:color w:val="0F4761" w:themeColor="accent1" w:themeShade="BF"/>
    </w:rPr>
  </w:style>
  <w:style w:type="character" w:styleId="IntenseReference">
    <w:name w:val="Intense Reference"/>
    <w:basedOn w:val="DefaultParagraphFont"/>
    <w:uiPriority w:val="32"/>
    <w:qFormat/>
    <w:rsid w:val="00D10392"/>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SubtleEmphasis">
    <w:name w:val="Subtle Emphasis"/>
    <w:basedOn w:val="DefaultParagraphFont"/>
    <w:uiPriority w:val="19"/>
    <w:qFormat/>
    <w:rsid w:val="00896DC6"/>
    <w:rPr>
      <w:i/>
      <w:iCs/>
      <w:color w:val="404040" w:themeColor="text1" w:themeTint="BF"/>
    </w:rPr>
  </w:style>
  <w:style w:type="character" w:styleId="Emphasis">
    <w:name w:val="Emphasis"/>
    <w:basedOn w:val="DefaultParagraphFont"/>
    <w:uiPriority w:val="20"/>
    <w:qFormat/>
    <w:rsid w:val="00B46524"/>
    <w:rPr>
      <w:i/>
      <w:iCs/>
    </w:rPr>
  </w:style>
  <w:style w:type="character" w:styleId="UnresolvedMention">
    <w:name w:val="Unresolved Mention"/>
    <w:basedOn w:val="DefaultParagraphFont"/>
    <w:uiPriority w:val="99"/>
    <w:semiHidden/>
    <w:unhideWhenUsed/>
    <w:rsid w:val="00D5427B"/>
    <w:rPr>
      <w:color w:val="605E5C"/>
      <w:shd w:val="clear" w:color="auto" w:fill="E1DFDD"/>
    </w:rPr>
  </w:style>
  <w:style w:type="character" w:styleId="FollowedHyperlink">
    <w:name w:val="FollowedHyperlink"/>
    <w:basedOn w:val="DefaultParagraphFont"/>
    <w:uiPriority w:val="99"/>
    <w:semiHidden/>
    <w:unhideWhenUsed/>
    <w:rsid w:val="00E06CD1"/>
    <w:rPr>
      <w:color w:val="96607D" w:themeColor="followedHyperlink"/>
      <w:u w:val="single"/>
    </w:rPr>
  </w:style>
  <w:style w:type="paragraph" w:styleId="NormalWeb">
    <w:name w:val="Normal (Web)"/>
    <w:basedOn w:val="Normal"/>
    <w:uiPriority w:val="99"/>
    <w:semiHidden/>
    <w:unhideWhenUsed/>
    <w:rsid w:val="004B1E05"/>
    <w:rPr>
      <w:rFonts w:ascii="Times New Roman" w:hAnsi="Times New Roman" w:cs="Times New Roman"/>
    </w:rPr>
  </w:style>
  <w:style w:type="character" w:styleId="CommentReference">
    <w:name w:val="annotation reference"/>
    <w:basedOn w:val="DefaultParagraphFont"/>
    <w:uiPriority w:val="99"/>
    <w:semiHidden/>
    <w:unhideWhenUsed/>
    <w:rsid w:val="0061042D"/>
    <w:rPr>
      <w:sz w:val="16"/>
      <w:szCs w:val="16"/>
    </w:rPr>
  </w:style>
  <w:style w:type="paragraph" w:styleId="CommentText">
    <w:name w:val="annotation text"/>
    <w:basedOn w:val="Normal"/>
    <w:link w:val="CommentTextChar"/>
    <w:uiPriority w:val="99"/>
    <w:unhideWhenUsed/>
    <w:rsid w:val="0061042D"/>
    <w:pPr>
      <w:spacing w:line="240" w:lineRule="auto"/>
    </w:pPr>
    <w:rPr>
      <w:sz w:val="20"/>
      <w:szCs w:val="20"/>
    </w:rPr>
  </w:style>
  <w:style w:type="character" w:customStyle="1" w:styleId="CommentTextChar">
    <w:name w:val="Comment Text Char"/>
    <w:basedOn w:val="DefaultParagraphFont"/>
    <w:link w:val="CommentText"/>
    <w:uiPriority w:val="99"/>
    <w:rsid w:val="0061042D"/>
    <w:rPr>
      <w:sz w:val="20"/>
      <w:szCs w:val="20"/>
    </w:rPr>
  </w:style>
  <w:style w:type="paragraph" w:styleId="CommentSubject">
    <w:name w:val="annotation subject"/>
    <w:basedOn w:val="CommentText"/>
    <w:next w:val="CommentText"/>
    <w:link w:val="CommentSubjectChar"/>
    <w:uiPriority w:val="99"/>
    <w:semiHidden/>
    <w:unhideWhenUsed/>
    <w:rsid w:val="0061042D"/>
    <w:rPr>
      <w:b/>
      <w:bCs/>
    </w:rPr>
  </w:style>
  <w:style w:type="character" w:customStyle="1" w:styleId="CommentSubjectChar">
    <w:name w:val="Comment Subject Char"/>
    <w:basedOn w:val="CommentTextChar"/>
    <w:link w:val="CommentSubject"/>
    <w:uiPriority w:val="99"/>
    <w:semiHidden/>
    <w:rsid w:val="0061042D"/>
    <w:rPr>
      <w:b/>
      <w:bCs/>
      <w:sz w:val="20"/>
      <w:szCs w:val="20"/>
    </w:rPr>
  </w:style>
  <w:style w:type="paragraph" w:styleId="Revision">
    <w:name w:val="Revision"/>
    <w:hidden/>
    <w:uiPriority w:val="99"/>
    <w:semiHidden/>
    <w:rsid w:val="00172AFB"/>
    <w:pPr>
      <w:spacing w:after="0" w:line="240" w:lineRule="auto"/>
    </w:pPr>
  </w:style>
  <w:style w:type="paragraph" w:styleId="Header">
    <w:name w:val="header"/>
    <w:basedOn w:val="Normal"/>
    <w:link w:val="HeaderChar"/>
    <w:uiPriority w:val="99"/>
    <w:unhideWhenUsed/>
    <w:rsid w:val="005F6C8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6C86"/>
  </w:style>
  <w:style w:type="paragraph" w:styleId="Footer">
    <w:name w:val="footer"/>
    <w:basedOn w:val="Normal"/>
    <w:link w:val="FooterChar"/>
    <w:uiPriority w:val="99"/>
    <w:unhideWhenUsed/>
    <w:rsid w:val="005F6C8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6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photos.google.com/share/AF1QipOqKnRUp8vLJ_7v24R4nmVeCWp-MnQktJnx38cijCuo-Vv2s1lD75zeuOlYZfy7kA?key=R09HbktoWXR2RGxRSzhwWllNVWJJU0d2aEpaYS1n" TargetMode="External"/><Relationship Id="rId2" Type="http://schemas.openxmlformats.org/officeDocument/2006/relationships/customXml" Target="../customXml/item2.xml"/><Relationship Id="rId16" Type="http://schemas.openxmlformats.org/officeDocument/2006/relationships/hyperlink" Target="https://youtu.be/RyG7oWhnmt8?si=BJA64-U6gQhOhD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aps.app.goo.gl/qwf4XibyMCL9sEX6A?g_st=iz"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6b777b-eb0b-4844-aa73-ac2af43907aa" xsi:nil="true"/>
    <lcf76f155ced4ddcb4097134ff3c332f xmlns="300fa37b-2a09-4011-a0db-c11ba6d392f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3421C2F09A4BEA46A5B5AE4284068530" ma:contentTypeVersion="19" ma:contentTypeDescription="Tạo tài liệu mới." ma:contentTypeScope="" ma:versionID="0105140007f2305d9417dfbf075ce41f">
  <xsd:schema xmlns:xsd="http://www.w3.org/2001/XMLSchema" xmlns:xs="http://www.w3.org/2001/XMLSchema" xmlns:p="http://schemas.microsoft.com/office/2006/metadata/properties" xmlns:ns2="300fa37b-2a09-4011-a0db-c11ba6d392f7" xmlns:ns3="a16b777b-eb0b-4844-aa73-ac2af43907aa" targetNamespace="http://schemas.microsoft.com/office/2006/metadata/properties" ma:root="true" ma:fieldsID="a71f74b658475c2068fd45b507226f2a" ns2:_="" ns3:_="">
    <xsd:import namespace="300fa37b-2a09-4011-a0db-c11ba6d392f7"/>
    <xsd:import namespace="a16b777b-eb0b-4844-aa73-ac2af43907a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fa37b-2a09-4011-a0db-c11ba6d39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hẻ Hình ảnh" ma:readOnly="false" ma:fieldId="{5cf76f15-5ced-4ddc-b409-7134ff3c332f}" ma:taxonomyMulti="true" ma:sspId="dc0e7fee-77db-48dd-853a-28ca3f641761"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6b777b-eb0b-4844-aa73-ac2af43907aa" elementFormDefault="qualified">
    <xsd:import namespace="http://schemas.microsoft.com/office/2006/documentManagement/types"/>
    <xsd:import namespace="http://schemas.microsoft.com/office/infopath/2007/PartnerControls"/>
    <xsd:element name="SharedWithUsers" ma:index="15"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hia sẻ Có Chi tiết" ma:internalName="SharedWithDetails" ma:readOnly="true">
      <xsd:simpleType>
        <xsd:restriction base="dms:Note">
          <xsd:maxLength value="255"/>
        </xsd:restriction>
      </xsd:simpleType>
    </xsd:element>
    <xsd:element name="TaxCatchAll" ma:index="22" nillable="true" ma:displayName="Taxonomy Catch All Column" ma:hidden="true" ma:list="{bd4d8b4d-f714-473f-bf82-41f4b564c287}" ma:internalName="TaxCatchAll" ma:showField="CatchAllData" ma:web="a16b777b-eb0b-4844-aa73-ac2af43907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ED6682-17ED-410D-90E4-7C4E73803F2A}">
  <ds:schemaRefs>
    <ds:schemaRef ds:uri="http://schemas.microsoft.com/office/2006/metadata/properties"/>
    <ds:schemaRef ds:uri="http://schemas.microsoft.com/office/infopath/2007/PartnerControls"/>
    <ds:schemaRef ds:uri="a16b777b-eb0b-4844-aa73-ac2af43907aa"/>
    <ds:schemaRef ds:uri="300fa37b-2a09-4011-a0db-c11ba6d392f7"/>
  </ds:schemaRefs>
</ds:datastoreItem>
</file>

<file path=customXml/itemProps2.xml><?xml version="1.0" encoding="utf-8"?>
<ds:datastoreItem xmlns:ds="http://schemas.openxmlformats.org/officeDocument/2006/customXml" ds:itemID="{F6F7849F-D44E-4D00-B414-E7587B164AB3}">
  <ds:schemaRefs>
    <ds:schemaRef ds:uri="http://schemas.microsoft.com/sharepoint/v3/contenttype/forms"/>
  </ds:schemaRefs>
</ds:datastoreItem>
</file>

<file path=customXml/itemProps3.xml><?xml version="1.0" encoding="utf-8"?>
<ds:datastoreItem xmlns:ds="http://schemas.openxmlformats.org/officeDocument/2006/customXml" ds:itemID="{C6D670D1-D6D9-4BDA-8FC4-85D654F6D9E6}">
  <ds:schemaRefs>
    <ds:schemaRef ds:uri="http://schemas.openxmlformats.org/officeDocument/2006/bibliography"/>
  </ds:schemaRefs>
</ds:datastoreItem>
</file>

<file path=customXml/itemProps4.xml><?xml version="1.0" encoding="utf-8"?>
<ds:datastoreItem xmlns:ds="http://schemas.openxmlformats.org/officeDocument/2006/customXml" ds:itemID="{1D7239C1-F63D-4823-B9BD-ECDED76BD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fa37b-2a09-4011-a0db-c11ba6d392f7"/>
    <ds:schemaRef ds:uri="a16b777b-eb0b-4844-aa73-ac2af4390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11</Pages>
  <Words>2497</Words>
  <Characters>14239</Characters>
  <Application>Microsoft Office Word</Application>
  <DocSecurity>0</DocSecurity>
  <Lines>118</Lines>
  <Paragraphs>33</Paragraphs>
  <ScaleCrop>false</ScaleCrop>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Ngo-Tran</dc:creator>
  <cp:keywords/>
  <dc:description/>
  <cp:lastModifiedBy>Anh Trương</cp:lastModifiedBy>
  <cp:revision>187</cp:revision>
  <dcterms:created xsi:type="dcterms:W3CDTF">2026-04-11T05:00:00Z</dcterms:created>
  <dcterms:modified xsi:type="dcterms:W3CDTF">2026-06-23T07:54:00Z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0x0101003421C2F09A4BEA46A5B5AE4284068530</vt:lpwstr>
  </property>
  <property fmtid="{D5CDD505-2E9C-101B-9397-08002B2CF9AE}" pid="3" name="MediaServiceImageTags">
    <vt:lpwstr/>
  </property>
</Properties>
</file>